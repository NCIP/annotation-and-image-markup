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8C09A0" w:rsidP="00C3080D">
      <w:pPr>
        <w:spacing w:before="480"/>
        <w:jc w:val="right"/>
        <w:rPr>
          <w:rFonts w:asciiTheme="majorHAnsi" w:hAnsiTheme="majorHAnsi"/>
          <w:b/>
          <w:sz w:val="32"/>
          <w:szCs w:val="32"/>
        </w:rPr>
      </w:pPr>
      <w:r>
        <w:rPr>
          <w:rFonts w:asciiTheme="majorHAnsi" w:hAnsiTheme="majorHAnsi"/>
          <w:b/>
          <w:sz w:val="32"/>
          <w:szCs w:val="32"/>
        </w:rPr>
        <w:t>September</w:t>
      </w:r>
      <w:r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8C09A0">
        <w:rPr>
          <w:rFonts w:asciiTheme="majorHAnsi" w:hAnsiTheme="majorHAnsi"/>
          <w:b/>
          <w:sz w:val="32"/>
          <w:szCs w:val="32"/>
        </w:rPr>
        <w:t>October</w:t>
      </w:r>
      <w:r w:rsidR="008C09A0" w:rsidRPr="00C3080D">
        <w:rPr>
          <w:rFonts w:asciiTheme="majorHAnsi" w:hAnsiTheme="majorHAnsi"/>
          <w:b/>
          <w:sz w:val="32"/>
          <w:szCs w:val="32"/>
        </w:rPr>
        <w:t xml:space="preserve"> </w:t>
      </w:r>
      <w:r w:rsidR="0062455E">
        <w:rPr>
          <w:rFonts w:asciiTheme="majorHAnsi" w:hAnsiTheme="majorHAnsi"/>
          <w:b/>
          <w:sz w:val="32"/>
          <w:szCs w:val="32"/>
        </w:rPr>
        <w:t>10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default" r:id="rId12"/>
          <w:footerReference w:type="default" r:id="rId13"/>
          <w:footerReference w:type="first" r:id="rId14"/>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p w:rsidR="00BA1379" w:rsidRDefault="00681BEC">
      <w:pPr>
        <w:pStyle w:val="TOC1"/>
        <w:rPr>
          <w:rFonts w:asciiTheme="minorHAnsi" w:eastAsiaTheme="minorEastAsia" w:hAnsiTheme="minorHAnsi" w:cstheme="minorBidi"/>
          <w:noProof/>
          <w:sz w:val="22"/>
          <w:szCs w:val="28"/>
          <w:lang w:bidi="th-TH"/>
        </w:rPr>
      </w:pPr>
      <w:r>
        <w:fldChar w:fldCharType="begin"/>
      </w:r>
      <w:r w:rsidR="00AE7077">
        <w:instrText xml:space="preserve"> TOC \o "1-3" \h \z \u </w:instrText>
      </w:r>
      <w:r>
        <w:fldChar w:fldCharType="separate"/>
      </w:r>
      <w:hyperlink w:anchor="_Toc365560631" w:history="1">
        <w:r w:rsidR="00BA1379" w:rsidRPr="00CC19E7">
          <w:rPr>
            <w:rStyle w:val="Hyperlink"/>
            <w:noProof/>
          </w:rPr>
          <w:t>Project Background/Objectives</w:t>
        </w:r>
        <w:r w:rsidR="00BA1379">
          <w:rPr>
            <w:noProof/>
            <w:webHidden/>
          </w:rPr>
          <w:tab/>
        </w:r>
        <w:r>
          <w:rPr>
            <w:noProof/>
            <w:webHidden/>
          </w:rPr>
          <w:fldChar w:fldCharType="begin"/>
        </w:r>
        <w:r w:rsidR="00BA1379">
          <w:rPr>
            <w:noProof/>
            <w:webHidden/>
          </w:rPr>
          <w:instrText xml:space="preserve"> PAGEREF _Toc365560631 \h </w:instrText>
        </w:r>
        <w:r>
          <w:rPr>
            <w:noProof/>
            <w:webHidden/>
          </w:rPr>
        </w:r>
        <w:r>
          <w:rPr>
            <w:noProof/>
            <w:webHidden/>
          </w:rPr>
          <w:fldChar w:fldCharType="separate"/>
        </w:r>
        <w:r w:rsidR="00BA1379">
          <w:rPr>
            <w:noProof/>
            <w:webHidden/>
          </w:rPr>
          <w:t>2</w:t>
        </w:r>
        <w:r>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32" w:history="1">
        <w:r w:rsidR="00BA1379" w:rsidRPr="00CC19E7">
          <w:rPr>
            <w:rStyle w:val="Hyperlink"/>
            <w:noProof/>
          </w:rPr>
          <w:t>Personnel Roster</w:t>
        </w:r>
        <w:r w:rsidR="00BA1379">
          <w:rPr>
            <w:noProof/>
            <w:webHidden/>
          </w:rPr>
          <w:tab/>
        </w:r>
        <w:r w:rsidR="00681BEC">
          <w:rPr>
            <w:noProof/>
            <w:webHidden/>
          </w:rPr>
          <w:fldChar w:fldCharType="begin"/>
        </w:r>
        <w:r w:rsidR="00BA1379">
          <w:rPr>
            <w:noProof/>
            <w:webHidden/>
          </w:rPr>
          <w:instrText xml:space="preserve"> PAGEREF _Toc365560632 \h </w:instrText>
        </w:r>
        <w:r w:rsidR="00681BEC">
          <w:rPr>
            <w:noProof/>
            <w:webHidden/>
          </w:rPr>
        </w:r>
        <w:r w:rsidR="00681BEC">
          <w:rPr>
            <w:noProof/>
            <w:webHidden/>
          </w:rPr>
          <w:fldChar w:fldCharType="separate"/>
        </w:r>
        <w:r w:rsidR="00BA1379">
          <w:rPr>
            <w:noProof/>
            <w:webHidden/>
          </w:rPr>
          <w:t>2</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33" w:history="1">
        <w:r w:rsidR="00BA1379" w:rsidRPr="00CC19E7">
          <w:rPr>
            <w:rStyle w:val="Hyperlink"/>
            <w:noProof/>
          </w:rPr>
          <w:t>Contract Overview</w:t>
        </w:r>
        <w:r w:rsidR="00BA1379">
          <w:rPr>
            <w:noProof/>
            <w:webHidden/>
          </w:rPr>
          <w:tab/>
        </w:r>
        <w:r w:rsidR="00681BEC">
          <w:rPr>
            <w:noProof/>
            <w:webHidden/>
          </w:rPr>
          <w:fldChar w:fldCharType="begin"/>
        </w:r>
        <w:r w:rsidR="00BA1379">
          <w:rPr>
            <w:noProof/>
            <w:webHidden/>
          </w:rPr>
          <w:instrText xml:space="preserve"> PAGEREF _Toc365560633 \h </w:instrText>
        </w:r>
        <w:r w:rsidR="00681BEC">
          <w:rPr>
            <w:noProof/>
            <w:webHidden/>
          </w:rPr>
        </w:r>
        <w:r w:rsidR="00681BEC">
          <w:rPr>
            <w:noProof/>
            <w:webHidden/>
          </w:rPr>
          <w:fldChar w:fldCharType="separate"/>
        </w:r>
        <w:r w:rsidR="00BA1379">
          <w:rPr>
            <w:noProof/>
            <w:webHidden/>
          </w:rPr>
          <w:t>3</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34" w:history="1">
        <w:r w:rsidR="00BA1379" w:rsidRPr="00CC19E7">
          <w:rPr>
            <w:rStyle w:val="Hyperlink"/>
            <w:noProof/>
          </w:rPr>
          <w:t>Current Project Status</w:t>
        </w:r>
        <w:r w:rsidR="00BA1379">
          <w:rPr>
            <w:noProof/>
            <w:webHidden/>
          </w:rPr>
          <w:tab/>
        </w:r>
        <w:r w:rsidR="00681BEC">
          <w:rPr>
            <w:noProof/>
            <w:webHidden/>
          </w:rPr>
          <w:fldChar w:fldCharType="begin"/>
        </w:r>
        <w:r w:rsidR="00BA1379">
          <w:rPr>
            <w:noProof/>
            <w:webHidden/>
          </w:rPr>
          <w:instrText xml:space="preserve"> PAGEREF _Toc365560634 \h </w:instrText>
        </w:r>
        <w:r w:rsidR="00681BEC">
          <w:rPr>
            <w:noProof/>
            <w:webHidden/>
          </w:rPr>
        </w:r>
        <w:r w:rsidR="00681BEC">
          <w:rPr>
            <w:noProof/>
            <w:webHidden/>
          </w:rPr>
          <w:fldChar w:fldCharType="separate"/>
        </w:r>
        <w:r w:rsidR="00BA1379">
          <w:rPr>
            <w:noProof/>
            <w:webHidden/>
          </w:rPr>
          <w:t>3</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35" w:history="1">
        <w:r w:rsidR="00BA1379" w:rsidRPr="00CC19E7">
          <w:rPr>
            <w:rStyle w:val="Hyperlink"/>
            <w:noProof/>
          </w:rPr>
          <w:t>Update AIM wiki pages</w:t>
        </w:r>
        <w:r w:rsidR="00BA1379">
          <w:rPr>
            <w:noProof/>
            <w:webHidden/>
          </w:rPr>
          <w:tab/>
        </w:r>
        <w:r w:rsidR="00681BEC">
          <w:rPr>
            <w:noProof/>
            <w:webHidden/>
          </w:rPr>
          <w:fldChar w:fldCharType="begin"/>
        </w:r>
        <w:r w:rsidR="00BA1379">
          <w:rPr>
            <w:noProof/>
            <w:webHidden/>
          </w:rPr>
          <w:instrText xml:space="preserve"> PAGEREF _Toc365560635 \h </w:instrText>
        </w:r>
        <w:r w:rsidR="00681BEC">
          <w:rPr>
            <w:noProof/>
            <w:webHidden/>
          </w:rPr>
        </w:r>
        <w:r w:rsidR="00681BEC">
          <w:rPr>
            <w:noProof/>
            <w:webHidden/>
          </w:rPr>
          <w:fldChar w:fldCharType="separate"/>
        </w:r>
        <w:r w:rsidR="00BA1379">
          <w:rPr>
            <w:noProof/>
            <w:webHidden/>
          </w:rPr>
          <w:t>3</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36" w:history="1">
        <w:r w:rsidR="00BA1379" w:rsidRPr="00CC19E7">
          <w:rPr>
            <w:rStyle w:val="Hyperlink"/>
            <w:noProof/>
          </w:rPr>
          <w:t>ClearCanvas</w:t>
        </w:r>
        <w:r w:rsidR="00BA1379">
          <w:rPr>
            <w:noProof/>
            <w:webHidden/>
          </w:rPr>
          <w:tab/>
        </w:r>
        <w:r w:rsidR="00681BEC">
          <w:rPr>
            <w:noProof/>
            <w:webHidden/>
          </w:rPr>
          <w:fldChar w:fldCharType="begin"/>
        </w:r>
        <w:r w:rsidR="00BA1379">
          <w:rPr>
            <w:noProof/>
            <w:webHidden/>
          </w:rPr>
          <w:instrText xml:space="preserve"> PAGEREF _Toc365560636 \h </w:instrText>
        </w:r>
        <w:r w:rsidR="00681BEC">
          <w:rPr>
            <w:noProof/>
            <w:webHidden/>
          </w:rPr>
        </w:r>
        <w:r w:rsidR="00681BEC">
          <w:rPr>
            <w:noProof/>
            <w:webHidden/>
          </w:rPr>
          <w:fldChar w:fldCharType="separate"/>
        </w:r>
        <w:r w:rsidR="00BA1379">
          <w:rPr>
            <w:noProof/>
            <w:webHidden/>
          </w:rPr>
          <w:t>4</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37" w:history="1">
        <w:r w:rsidR="00BA1379" w:rsidRPr="00CC19E7">
          <w:rPr>
            <w:rStyle w:val="Hyperlink"/>
            <w:noProof/>
          </w:rPr>
          <w:t>AIM Library 4.1</w:t>
        </w:r>
        <w:r w:rsidR="00BA1379">
          <w:rPr>
            <w:noProof/>
            <w:webHidden/>
          </w:rPr>
          <w:tab/>
        </w:r>
        <w:r w:rsidR="00681BEC">
          <w:rPr>
            <w:noProof/>
            <w:webHidden/>
          </w:rPr>
          <w:fldChar w:fldCharType="begin"/>
        </w:r>
        <w:r w:rsidR="00BA1379">
          <w:rPr>
            <w:noProof/>
            <w:webHidden/>
          </w:rPr>
          <w:instrText xml:space="preserve"> PAGEREF _Toc365560637 \h </w:instrText>
        </w:r>
        <w:r w:rsidR="00681BEC">
          <w:rPr>
            <w:noProof/>
            <w:webHidden/>
          </w:rPr>
        </w:r>
        <w:r w:rsidR="00681BEC">
          <w:rPr>
            <w:noProof/>
            <w:webHidden/>
          </w:rPr>
          <w:fldChar w:fldCharType="separate"/>
        </w:r>
        <w:r w:rsidR="00BA1379">
          <w:rPr>
            <w:noProof/>
            <w:webHidden/>
          </w:rPr>
          <w:t>4</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38" w:history="1">
        <w:r w:rsidR="00BA1379" w:rsidRPr="00CC19E7">
          <w:rPr>
            <w:rStyle w:val="Hyperlink"/>
            <w:noProof/>
          </w:rPr>
          <w:t>CMake and AIM 4.0 and 4.1 library</w:t>
        </w:r>
        <w:r w:rsidR="00BA1379">
          <w:rPr>
            <w:noProof/>
            <w:webHidden/>
          </w:rPr>
          <w:tab/>
        </w:r>
        <w:r w:rsidR="00681BEC">
          <w:rPr>
            <w:noProof/>
            <w:webHidden/>
          </w:rPr>
          <w:fldChar w:fldCharType="begin"/>
        </w:r>
        <w:r w:rsidR="00BA1379">
          <w:rPr>
            <w:noProof/>
            <w:webHidden/>
          </w:rPr>
          <w:instrText xml:space="preserve"> PAGEREF _Toc365560638 \h </w:instrText>
        </w:r>
        <w:r w:rsidR="00681BEC">
          <w:rPr>
            <w:noProof/>
            <w:webHidden/>
          </w:rPr>
        </w:r>
        <w:r w:rsidR="00681BEC">
          <w:rPr>
            <w:noProof/>
            <w:webHidden/>
          </w:rPr>
          <w:fldChar w:fldCharType="separate"/>
        </w:r>
        <w:r w:rsidR="00BA1379">
          <w:rPr>
            <w:noProof/>
            <w:webHidden/>
          </w:rPr>
          <w:t>4</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39" w:history="1">
        <w:r w:rsidR="00BA1379" w:rsidRPr="00CC19E7">
          <w:rPr>
            <w:rStyle w:val="Hyperlink"/>
            <w:noProof/>
          </w:rPr>
          <w:t>AIM Workstation</w:t>
        </w:r>
        <w:r w:rsidR="00BA1379">
          <w:rPr>
            <w:noProof/>
            <w:webHidden/>
          </w:rPr>
          <w:tab/>
        </w:r>
        <w:r w:rsidR="00681BEC">
          <w:rPr>
            <w:noProof/>
            <w:webHidden/>
          </w:rPr>
          <w:fldChar w:fldCharType="begin"/>
        </w:r>
        <w:r w:rsidR="00BA1379">
          <w:rPr>
            <w:noProof/>
            <w:webHidden/>
          </w:rPr>
          <w:instrText xml:space="preserve"> PAGEREF _Toc365560639 \h </w:instrText>
        </w:r>
        <w:r w:rsidR="00681BEC">
          <w:rPr>
            <w:noProof/>
            <w:webHidden/>
          </w:rPr>
        </w:r>
        <w:r w:rsidR="00681BEC">
          <w:rPr>
            <w:noProof/>
            <w:webHidden/>
          </w:rPr>
          <w:fldChar w:fldCharType="separate"/>
        </w:r>
        <w:r w:rsidR="00BA1379">
          <w:rPr>
            <w:noProof/>
            <w:webHidden/>
          </w:rPr>
          <w:t>5</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0" w:history="1">
        <w:r w:rsidR="00BA1379" w:rsidRPr="00CC19E7">
          <w:rPr>
            <w:rStyle w:val="Hyperlink"/>
            <w:noProof/>
          </w:rPr>
          <w:t>XNAT</w:t>
        </w:r>
        <w:r w:rsidR="00BA1379">
          <w:rPr>
            <w:noProof/>
            <w:webHidden/>
          </w:rPr>
          <w:tab/>
        </w:r>
        <w:r w:rsidR="00681BEC">
          <w:rPr>
            <w:noProof/>
            <w:webHidden/>
          </w:rPr>
          <w:fldChar w:fldCharType="begin"/>
        </w:r>
        <w:r w:rsidR="00BA1379">
          <w:rPr>
            <w:noProof/>
            <w:webHidden/>
          </w:rPr>
          <w:instrText xml:space="preserve"> PAGEREF _Toc365560640 \h </w:instrText>
        </w:r>
        <w:r w:rsidR="00681BEC">
          <w:rPr>
            <w:noProof/>
            <w:webHidden/>
          </w:rPr>
        </w:r>
        <w:r w:rsidR="00681BEC">
          <w:rPr>
            <w:noProof/>
            <w:webHidden/>
          </w:rPr>
          <w:fldChar w:fldCharType="separate"/>
        </w:r>
        <w:r w:rsidR="00BA1379">
          <w:rPr>
            <w:noProof/>
            <w:webHidden/>
          </w:rPr>
          <w:t>6</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1" w:history="1">
        <w:r w:rsidR="00BA1379" w:rsidRPr="00CC19E7">
          <w:rPr>
            <w:rStyle w:val="Hyperlink"/>
            <w:noProof/>
          </w:rPr>
          <w:t>AIM 4.0 RESTFul interface with AIM Data Service</w:t>
        </w:r>
        <w:r w:rsidR="00BA1379">
          <w:rPr>
            <w:noProof/>
            <w:webHidden/>
          </w:rPr>
          <w:tab/>
        </w:r>
        <w:r w:rsidR="00681BEC">
          <w:rPr>
            <w:noProof/>
            <w:webHidden/>
          </w:rPr>
          <w:fldChar w:fldCharType="begin"/>
        </w:r>
        <w:r w:rsidR="00BA1379">
          <w:rPr>
            <w:noProof/>
            <w:webHidden/>
          </w:rPr>
          <w:instrText xml:space="preserve"> PAGEREF _Toc365560641 \h </w:instrText>
        </w:r>
        <w:r w:rsidR="00681BEC">
          <w:rPr>
            <w:noProof/>
            <w:webHidden/>
          </w:rPr>
        </w:r>
        <w:r w:rsidR="00681BEC">
          <w:rPr>
            <w:noProof/>
            <w:webHidden/>
          </w:rPr>
          <w:fldChar w:fldCharType="separate"/>
        </w:r>
        <w:r w:rsidR="00BA1379">
          <w:rPr>
            <w:noProof/>
            <w:webHidden/>
          </w:rPr>
          <w:t>6</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2" w:history="1">
        <w:r w:rsidR="00BA1379" w:rsidRPr="00CC19E7">
          <w:rPr>
            <w:rStyle w:val="Hyperlink"/>
            <w:noProof/>
          </w:rPr>
          <w:t>AIM on GitHub and SFTP</w:t>
        </w:r>
        <w:r w:rsidR="00BA1379">
          <w:rPr>
            <w:noProof/>
            <w:webHidden/>
          </w:rPr>
          <w:tab/>
        </w:r>
        <w:r w:rsidR="00681BEC">
          <w:rPr>
            <w:noProof/>
            <w:webHidden/>
          </w:rPr>
          <w:fldChar w:fldCharType="begin"/>
        </w:r>
        <w:r w:rsidR="00BA1379">
          <w:rPr>
            <w:noProof/>
            <w:webHidden/>
          </w:rPr>
          <w:instrText xml:space="preserve"> PAGEREF _Toc365560642 \h </w:instrText>
        </w:r>
        <w:r w:rsidR="00681BEC">
          <w:rPr>
            <w:noProof/>
            <w:webHidden/>
          </w:rPr>
        </w:r>
        <w:r w:rsidR="00681BEC">
          <w:rPr>
            <w:noProof/>
            <w:webHidden/>
          </w:rPr>
          <w:fldChar w:fldCharType="separate"/>
        </w:r>
        <w:r w:rsidR="00BA1379">
          <w:rPr>
            <w:noProof/>
            <w:webHidden/>
          </w:rPr>
          <w:t>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3" w:history="1">
        <w:r w:rsidR="00BA1379" w:rsidRPr="00CC19E7">
          <w:rPr>
            <w:rStyle w:val="Hyperlink"/>
            <w:noProof/>
          </w:rPr>
          <w:t>AIM DOS</w:t>
        </w:r>
        <w:r w:rsidR="00BA1379">
          <w:rPr>
            <w:noProof/>
            <w:webHidden/>
          </w:rPr>
          <w:tab/>
        </w:r>
        <w:r w:rsidR="00681BEC">
          <w:rPr>
            <w:noProof/>
            <w:webHidden/>
          </w:rPr>
          <w:fldChar w:fldCharType="begin"/>
        </w:r>
        <w:r w:rsidR="00BA1379">
          <w:rPr>
            <w:noProof/>
            <w:webHidden/>
          </w:rPr>
          <w:instrText xml:space="preserve"> PAGEREF _Toc365560643 \h </w:instrText>
        </w:r>
        <w:r w:rsidR="00681BEC">
          <w:rPr>
            <w:noProof/>
            <w:webHidden/>
          </w:rPr>
        </w:r>
        <w:r w:rsidR="00681BEC">
          <w:rPr>
            <w:noProof/>
            <w:webHidden/>
          </w:rPr>
          <w:fldChar w:fldCharType="separate"/>
        </w:r>
        <w:r w:rsidR="00BA1379">
          <w:rPr>
            <w:noProof/>
            <w:webHidden/>
          </w:rPr>
          <w:t>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4" w:history="1">
        <w:r w:rsidR="00BA1379" w:rsidRPr="00CC19E7">
          <w:rPr>
            <w:rStyle w:val="Hyperlink"/>
            <w:noProof/>
          </w:rPr>
          <w:t>AIM ATS</w:t>
        </w:r>
        <w:r w:rsidR="00BA1379">
          <w:rPr>
            <w:noProof/>
            <w:webHidden/>
          </w:rPr>
          <w:tab/>
        </w:r>
        <w:r w:rsidR="00681BEC">
          <w:rPr>
            <w:noProof/>
            <w:webHidden/>
          </w:rPr>
          <w:fldChar w:fldCharType="begin"/>
        </w:r>
        <w:r w:rsidR="00BA1379">
          <w:rPr>
            <w:noProof/>
            <w:webHidden/>
          </w:rPr>
          <w:instrText xml:space="preserve"> PAGEREF _Toc365560644 \h </w:instrText>
        </w:r>
        <w:r w:rsidR="00681BEC">
          <w:rPr>
            <w:noProof/>
            <w:webHidden/>
          </w:rPr>
        </w:r>
        <w:r w:rsidR="00681BEC">
          <w:rPr>
            <w:noProof/>
            <w:webHidden/>
          </w:rPr>
          <w:fldChar w:fldCharType="separate"/>
        </w:r>
        <w:r w:rsidR="00BA1379">
          <w:rPr>
            <w:noProof/>
            <w:webHidden/>
          </w:rPr>
          <w:t>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5" w:history="1">
        <w:r w:rsidR="00BA1379" w:rsidRPr="00CC19E7">
          <w:rPr>
            <w:rStyle w:val="Hyperlink"/>
            <w:noProof/>
          </w:rPr>
          <w:t>DICOM Segmentation</w:t>
        </w:r>
        <w:r w:rsidR="00BA1379">
          <w:rPr>
            <w:noProof/>
            <w:webHidden/>
          </w:rPr>
          <w:tab/>
        </w:r>
        <w:r w:rsidR="00681BEC">
          <w:rPr>
            <w:noProof/>
            <w:webHidden/>
          </w:rPr>
          <w:fldChar w:fldCharType="begin"/>
        </w:r>
        <w:r w:rsidR="00BA1379">
          <w:rPr>
            <w:noProof/>
            <w:webHidden/>
          </w:rPr>
          <w:instrText xml:space="preserve"> PAGEREF _Toc365560645 \h </w:instrText>
        </w:r>
        <w:r w:rsidR="00681BEC">
          <w:rPr>
            <w:noProof/>
            <w:webHidden/>
          </w:rPr>
        </w:r>
        <w:r w:rsidR="00681BEC">
          <w:rPr>
            <w:noProof/>
            <w:webHidden/>
          </w:rPr>
          <w:fldChar w:fldCharType="separate"/>
        </w:r>
        <w:r w:rsidR="00BA1379">
          <w:rPr>
            <w:noProof/>
            <w:webHidden/>
          </w:rPr>
          <w:t>8</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6" w:history="1">
        <w:r w:rsidR="00BA1379" w:rsidRPr="00CC19E7">
          <w:rPr>
            <w:rStyle w:val="Hyperlink"/>
            <w:noProof/>
          </w:rPr>
          <w:t>AIM in African Continent</w:t>
        </w:r>
        <w:r w:rsidR="00BA1379">
          <w:rPr>
            <w:noProof/>
            <w:webHidden/>
          </w:rPr>
          <w:tab/>
        </w:r>
        <w:r w:rsidR="00681BEC">
          <w:rPr>
            <w:noProof/>
            <w:webHidden/>
          </w:rPr>
          <w:fldChar w:fldCharType="begin"/>
        </w:r>
        <w:r w:rsidR="00BA1379">
          <w:rPr>
            <w:noProof/>
            <w:webHidden/>
          </w:rPr>
          <w:instrText xml:space="preserve"> PAGEREF _Toc365560646 \h </w:instrText>
        </w:r>
        <w:r w:rsidR="00681BEC">
          <w:rPr>
            <w:noProof/>
            <w:webHidden/>
          </w:rPr>
        </w:r>
        <w:r w:rsidR="00681BEC">
          <w:rPr>
            <w:noProof/>
            <w:webHidden/>
          </w:rPr>
          <w:fldChar w:fldCharType="separate"/>
        </w:r>
        <w:r w:rsidR="00BA1379">
          <w:rPr>
            <w:noProof/>
            <w:webHidden/>
          </w:rPr>
          <w:t>13</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47" w:history="1">
        <w:r w:rsidR="00BA1379" w:rsidRPr="00CC19E7">
          <w:rPr>
            <w:rStyle w:val="Hyperlink"/>
            <w:noProof/>
          </w:rPr>
          <w:t>Description of Work Completed During the Month</w:t>
        </w:r>
        <w:r w:rsidR="00BA1379">
          <w:rPr>
            <w:noProof/>
            <w:webHidden/>
          </w:rPr>
          <w:tab/>
        </w:r>
        <w:r w:rsidR="00681BEC">
          <w:rPr>
            <w:noProof/>
            <w:webHidden/>
          </w:rPr>
          <w:fldChar w:fldCharType="begin"/>
        </w:r>
        <w:r w:rsidR="00BA1379">
          <w:rPr>
            <w:noProof/>
            <w:webHidden/>
          </w:rPr>
          <w:instrText xml:space="preserve"> PAGEREF _Toc365560647 \h </w:instrText>
        </w:r>
        <w:r w:rsidR="00681BEC">
          <w:rPr>
            <w:noProof/>
            <w:webHidden/>
          </w:rPr>
        </w:r>
        <w:r w:rsidR="00681BEC">
          <w:rPr>
            <w:noProof/>
            <w:webHidden/>
          </w:rPr>
          <w:fldChar w:fldCharType="separate"/>
        </w:r>
        <w:r w:rsidR="00BA1379">
          <w:rPr>
            <w:noProof/>
            <w:webHidden/>
          </w:rPr>
          <w:t>14</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8" w:history="1">
        <w:r w:rsidR="00BA1379" w:rsidRPr="00CC19E7">
          <w:rPr>
            <w:rStyle w:val="Hyperlink"/>
            <w:noProof/>
          </w:rPr>
          <w:t>External Meetings</w:t>
        </w:r>
        <w:r w:rsidR="00BA1379">
          <w:rPr>
            <w:noProof/>
            <w:webHidden/>
          </w:rPr>
          <w:tab/>
        </w:r>
        <w:r w:rsidR="00681BEC">
          <w:rPr>
            <w:noProof/>
            <w:webHidden/>
          </w:rPr>
          <w:fldChar w:fldCharType="begin"/>
        </w:r>
        <w:r w:rsidR="00BA1379">
          <w:rPr>
            <w:noProof/>
            <w:webHidden/>
          </w:rPr>
          <w:instrText xml:space="preserve"> PAGEREF _Toc365560648 \h </w:instrText>
        </w:r>
        <w:r w:rsidR="00681BEC">
          <w:rPr>
            <w:noProof/>
            <w:webHidden/>
          </w:rPr>
        </w:r>
        <w:r w:rsidR="00681BEC">
          <w:rPr>
            <w:noProof/>
            <w:webHidden/>
          </w:rPr>
          <w:fldChar w:fldCharType="separate"/>
        </w:r>
        <w:r w:rsidR="00BA1379">
          <w:rPr>
            <w:noProof/>
            <w:webHidden/>
          </w:rPr>
          <w:t>14</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49" w:history="1">
        <w:r w:rsidR="00BA1379" w:rsidRPr="00CC19E7">
          <w:rPr>
            <w:rStyle w:val="Hyperlink"/>
            <w:noProof/>
          </w:rPr>
          <w:t>Project Progress</w:t>
        </w:r>
        <w:r w:rsidR="00BA1379">
          <w:rPr>
            <w:noProof/>
            <w:webHidden/>
          </w:rPr>
          <w:tab/>
        </w:r>
        <w:r w:rsidR="00681BEC">
          <w:rPr>
            <w:noProof/>
            <w:webHidden/>
          </w:rPr>
          <w:fldChar w:fldCharType="begin"/>
        </w:r>
        <w:r w:rsidR="00BA1379">
          <w:rPr>
            <w:noProof/>
            <w:webHidden/>
          </w:rPr>
          <w:instrText xml:space="preserve"> PAGEREF _Toc365560649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50" w:history="1">
        <w:r w:rsidR="00BA1379" w:rsidRPr="00CC19E7">
          <w:rPr>
            <w:rStyle w:val="Hyperlink"/>
            <w:noProof/>
          </w:rPr>
          <w:t>Status of Milestones</w:t>
        </w:r>
        <w:r w:rsidR="00BA1379">
          <w:rPr>
            <w:noProof/>
            <w:webHidden/>
          </w:rPr>
          <w:tab/>
        </w:r>
        <w:r w:rsidR="00681BEC">
          <w:rPr>
            <w:noProof/>
            <w:webHidden/>
          </w:rPr>
          <w:fldChar w:fldCharType="begin"/>
        </w:r>
        <w:r w:rsidR="00BA1379">
          <w:rPr>
            <w:noProof/>
            <w:webHidden/>
          </w:rPr>
          <w:instrText xml:space="preserve"> PAGEREF _Toc365560650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51" w:history="1">
        <w:r w:rsidR="00BA1379" w:rsidRPr="00CC19E7">
          <w:rPr>
            <w:rStyle w:val="Hyperlink"/>
            <w:noProof/>
          </w:rPr>
          <w:t>Work Planned for Next Month</w:t>
        </w:r>
        <w:r w:rsidR="00BA1379">
          <w:rPr>
            <w:noProof/>
            <w:webHidden/>
          </w:rPr>
          <w:tab/>
        </w:r>
        <w:r w:rsidR="00681BEC">
          <w:rPr>
            <w:noProof/>
            <w:webHidden/>
          </w:rPr>
          <w:fldChar w:fldCharType="begin"/>
        </w:r>
        <w:r w:rsidR="00BA1379">
          <w:rPr>
            <w:noProof/>
            <w:webHidden/>
          </w:rPr>
          <w:instrText xml:space="preserve"> PAGEREF _Toc365560651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2"/>
        <w:tabs>
          <w:tab w:val="right" w:leader="dot" w:pos="9350"/>
        </w:tabs>
        <w:rPr>
          <w:rFonts w:asciiTheme="minorHAnsi" w:eastAsiaTheme="minorEastAsia" w:hAnsiTheme="minorHAnsi" w:cstheme="minorBidi"/>
          <w:noProof/>
          <w:sz w:val="22"/>
          <w:szCs w:val="28"/>
          <w:lang w:bidi="th-TH"/>
        </w:rPr>
      </w:pPr>
      <w:hyperlink w:anchor="_Toc365560652" w:history="1">
        <w:r w:rsidR="00BA1379" w:rsidRPr="00CC19E7">
          <w:rPr>
            <w:rStyle w:val="Hyperlink"/>
            <w:noProof/>
          </w:rPr>
          <w:t>Travel Planned for Next Month</w:t>
        </w:r>
        <w:r w:rsidR="00BA1379">
          <w:rPr>
            <w:noProof/>
            <w:webHidden/>
          </w:rPr>
          <w:tab/>
        </w:r>
        <w:r w:rsidR="00681BEC">
          <w:rPr>
            <w:noProof/>
            <w:webHidden/>
          </w:rPr>
          <w:fldChar w:fldCharType="begin"/>
        </w:r>
        <w:r w:rsidR="00BA1379">
          <w:rPr>
            <w:noProof/>
            <w:webHidden/>
          </w:rPr>
          <w:instrText xml:space="preserve"> PAGEREF _Toc365560652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53" w:history="1">
        <w:r w:rsidR="00BA1379" w:rsidRPr="00CC19E7">
          <w:rPr>
            <w:rStyle w:val="Hyperlink"/>
            <w:noProof/>
          </w:rPr>
          <w:t>Issue Management</w:t>
        </w:r>
        <w:r w:rsidR="00BA1379">
          <w:rPr>
            <w:noProof/>
            <w:webHidden/>
          </w:rPr>
          <w:tab/>
        </w:r>
        <w:r w:rsidR="00681BEC">
          <w:rPr>
            <w:noProof/>
            <w:webHidden/>
          </w:rPr>
          <w:fldChar w:fldCharType="begin"/>
        </w:r>
        <w:r w:rsidR="00BA1379">
          <w:rPr>
            <w:noProof/>
            <w:webHidden/>
          </w:rPr>
          <w:instrText xml:space="preserve"> PAGEREF _Toc365560653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54" w:history="1">
        <w:r w:rsidR="00BA1379" w:rsidRPr="00CC19E7">
          <w:rPr>
            <w:rStyle w:val="Hyperlink"/>
            <w:noProof/>
          </w:rPr>
          <w:t>Risk Management</w:t>
        </w:r>
        <w:r w:rsidR="00BA1379">
          <w:rPr>
            <w:noProof/>
            <w:webHidden/>
          </w:rPr>
          <w:tab/>
        </w:r>
        <w:r w:rsidR="00681BEC">
          <w:rPr>
            <w:noProof/>
            <w:webHidden/>
          </w:rPr>
          <w:fldChar w:fldCharType="begin"/>
        </w:r>
        <w:r w:rsidR="00BA1379">
          <w:rPr>
            <w:noProof/>
            <w:webHidden/>
          </w:rPr>
          <w:instrText xml:space="preserve"> PAGEREF _Toc365560654 \h </w:instrText>
        </w:r>
        <w:r w:rsidR="00681BEC">
          <w:rPr>
            <w:noProof/>
            <w:webHidden/>
          </w:rPr>
        </w:r>
        <w:r w:rsidR="00681BEC">
          <w:rPr>
            <w:noProof/>
            <w:webHidden/>
          </w:rPr>
          <w:fldChar w:fldCharType="separate"/>
        </w:r>
        <w:r w:rsidR="00BA1379">
          <w:rPr>
            <w:noProof/>
            <w:webHidden/>
          </w:rPr>
          <w:t>17</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55" w:history="1">
        <w:r w:rsidR="00BA1379" w:rsidRPr="00CC19E7">
          <w:rPr>
            <w:rStyle w:val="Hyperlink"/>
            <w:noProof/>
          </w:rPr>
          <w:t>External Dependencies</w:t>
        </w:r>
        <w:r w:rsidR="00BA1379">
          <w:rPr>
            <w:noProof/>
            <w:webHidden/>
          </w:rPr>
          <w:tab/>
        </w:r>
        <w:r w:rsidR="00681BEC">
          <w:rPr>
            <w:noProof/>
            <w:webHidden/>
          </w:rPr>
          <w:fldChar w:fldCharType="begin"/>
        </w:r>
        <w:r w:rsidR="00BA1379">
          <w:rPr>
            <w:noProof/>
            <w:webHidden/>
          </w:rPr>
          <w:instrText xml:space="preserve"> PAGEREF _Toc365560655 \h </w:instrText>
        </w:r>
        <w:r w:rsidR="00681BEC">
          <w:rPr>
            <w:noProof/>
            <w:webHidden/>
          </w:rPr>
        </w:r>
        <w:r w:rsidR="00681BEC">
          <w:rPr>
            <w:noProof/>
            <w:webHidden/>
          </w:rPr>
          <w:fldChar w:fldCharType="separate"/>
        </w:r>
        <w:r w:rsidR="00BA1379">
          <w:rPr>
            <w:noProof/>
            <w:webHidden/>
          </w:rPr>
          <w:t>18</w:t>
        </w:r>
        <w:r w:rsidR="00681BEC">
          <w:rPr>
            <w:noProof/>
            <w:webHidden/>
          </w:rPr>
          <w:fldChar w:fldCharType="end"/>
        </w:r>
      </w:hyperlink>
    </w:p>
    <w:p w:rsidR="00BA1379" w:rsidRDefault="00030C3B">
      <w:pPr>
        <w:pStyle w:val="TOC1"/>
        <w:rPr>
          <w:rFonts w:asciiTheme="minorHAnsi" w:eastAsiaTheme="minorEastAsia" w:hAnsiTheme="minorHAnsi" w:cstheme="minorBidi"/>
          <w:noProof/>
          <w:sz w:val="22"/>
          <w:szCs w:val="28"/>
          <w:lang w:bidi="th-TH"/>
        </w:rPr>
      </w:pPr>
      <w:hyperlink w:anchor="_Toc365560656" w:history="1">
        <w:r w:rsidR="00BA1379" w:rsidRPr="00CC19E7">
          <w:rPr>
            <w:rStyle w:val="Hyperlink"/>
            <w:noProof/>
          </w:rPr>
          <w:t>Status of Deliverables</w:t>
        </w:r>
        <w:r w:rsidR="00BA1379">
          <w:rPr>
            <w:noProof/>
            <w:webHidden/>
          </w:rPr>
          <w:tab/>
        </w:r>
        <w:r w:rsidR="00681BEC">
          <w:rPr>
            <w:noProof/>
            <w:webHidden/>
          </w:rPr>
          <w:fldChar w:fldCharType="begin"/>
        </w:r>
        <w:r w:rsidR="00BA1379">
          <w:rPr>
            <w:noProof/>
            <w:webHidden/>
          </w:rPr>
          <w:instrText xml:space="preserve"> PAGEREF _Toc365560656 \h </w:instrText>
        </w:r>
        <w:r w:rsidR="00681BEC">
          <w:rPr>
            <w:noProof/>
            <w:webHidden/>
          </w:rPr>
        </w:r>
        <w:r w:rsidR="00681BEC">
          <w:rPr>
            <w:noProof/>
            <w:webHidden/>
          </w:rPr>
          <w:fldChar w:fldCharType="separate"/>
        </w:r>
        <w:r w:rsidR="00BA1379">
          <w:rPr>
            <w:noProof/>
            <w:webHidden/>
          </w:rPr>
          <w:t>18</w:t>
        </w:r>
        <w:r w:rsidR="00681BEC">
          <w:rPr>
            <w:noProof/>
            <w:webHidden/>
          </w:rPr>
          <w:fldChar w:fldCharType="end"/>
        </w:r>
      </w:hyperlink>
    </w:p>
    <w:p w:rsidR="00AE7077" w:rsidRDefault="00681BEC" w:rsidP="00F66F52">
      <w:pPr>
        <w:sectPr w:rsidR="00AE7077">
          <w:footerReference w:type="first" r:id="rId15"/>
          <w:pgSz w:w="12240" w:h="15840"/>
          <w:pgMar w:top="1440" w:right="1440" w:bottom="1440" w:left="1440" w:header="720" w:footer="720" w:gutter="0"/>
          <w:pgNumType w:fmt="lowerRoman" w:start="1"/>
          <w:cols w:space="720"/>
          <w:titlePg/>
          <w:docGrid w:linePitch="360"/>
        </w:sectPr>
      </w:pPr>
      <w:r>
        <w:fldChar w:fldCharType="end"/>
      </w:r>
    </w:p>
    <w:p w:rsidR="009F68A6" w:rsidRPr="007D77D8" w:rsidRDefault="009F68A6" w:rsidP="00635A55">
      <w:pPr>
        <w:pStyle w:val="Heading1"/>
      </w:pPr>
      <w:bookmarkStart w:id="0" w:name="_Toc352426609"/>
      <w:bookmarkStart w:id="1" w:name="_Toc365560631"/>
      <w:r w:rsidRPr="00CB32B7">
        <w:lastRenderedPageBreak/>
        <w:t xml:space="preserve">Project </w:t>
      </w:r>
      <w:r w:rsidRPr="007B333C">
        <w:t>Background</w:t>
      </w:r>
      <w:r w:rsidRPr="00CB32B7">
        <w:t>/Objectives</w:t>
      </w:r>
      <w:bookmarkEnd w:id="0"/>
      <w:bookmarkEnd w:id="1"/>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foundation model, AIM 4.0 imaging model for (but not limited to) Radiology and </w:t>
      </w:r>
      <w:r w:rsidR="00703466">
        <w:rPr>
          <w:rFonts w:cs="Arial"/>
          <w:szCs w:val="20"/>
        </w:rPr>
        <w:t>Oncology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2" w:name="_Toc352426610"/>
      <w:bookmarkStart w:id="3" w:name="_Toc365560632"/>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trPr>
          <w:cantSplit/>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p>
        </w:tc>
      </w:tr>
      <w:tr w:rsidR="00076374" w:rsidRPr="003B6093">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803F3F" w:rsidRPr="003B6093">
        <w:trPr>
          <w:cantSplit/>
        </w:trPr>
        <w:tc>
          <w:tcPr>
            <w:tcW w:w="2501" w:type="dxa"/>
            <w:shd w:val="clear" w:color="auto" w:fill="auto"/>
          </w:tcPr>
          <w:p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rsidR="00803F3F" w:rsidRPr="003B6093" w:rsidRDefault="00DE76F6" w:rsidP="00404748">
            <w:pPr>
              <w:adjustRightInd w:val="0"/>
              <w:rPr>
                <w:rFonts w:cs="Arial"/>
                <w:szCs w:val="20"/>
              </w:rPr>
            </w:pPr>
            <w:r>
              <w:rPr>
                <w:rFonts w:cs="Arial"/>
                <w:szCs w:val="20"/>
              </w:rPr>
              <w:t>Consultant (</w:t>
            </w:r>
            <w:r w:rsidR="00803F3F">
              <w:rPr>
                <w:rFonts w:cs="Arial"/>
                <w:szCs w:val="20"/>
              </w:rPr>
              <w:t>Technical Writer</w:t>
            </w:r>
            <w:r>
              <w:rPr>
                <w:rFonts w:cs="Arial"/>
                <w:szCs w:val="20"/>
              </w:rPr>
              <w:t>)</w:t>
            </w:r>
          </w:p>
        </w:tc>
        <w:tc>
          <w:tcPr>
            <w:tcW w:w="2088" w:type="dxa"/>
            <w:shd w:val="clear" w:color="auto" w:fill="auto"/>
          </w:tcPr>
          <w:p w:rsidR="00803F3F" w:rsidRPr="003B6093" w:rsidRDefault="00803F3F" w:rsidP="00404748">
            <w:pPr>
              <w:adjustRightInd w:val="0"/>
              <w:rPr>
                <w:rFonts w:cs="Arial"/>
                <w:szCs w:val="20"/>
              </w:rPr>
            </w:pPr>
          </w:p>
        </w:tc>
      </w:tr>
      <w:tr w:rsidR="00A70120" w:rsidRPr="003B6093">
        <w:trPr>
          <w:cantSplit/>
        </w:trPr>
        <w:tc>
          <w:tcPr>
            <w:tcW w:w="2501" w:type="dxa"/>
            <w:shd w:val="clear" w:color="auto" w:fill="auto"/>
          </w:tcPr>
          <w:p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rsidR="00A70120" w:rsidRPr="003B6093" w:rsidRDefault="00803F3F" w:rsidP="003B45F1">
            <w:pPr>
              <w:adjustRightInd w:val="0"/>
              <w:rPr>
                <w:rFonts w:cs="Arial"/>
                <w:szCs w:val="20"/>
              </w:rPr>
            </w:pPr>
            <w:r>
              <w:rPr>
                <w:rFonts w:cs="Arial"/>
                <w:szCs w:val="20"/>
              </w:rPr>
              <w:t>SAIC-F</w:t>
            </w:r>
          </w:p>
        </w:tc>
      </w:tr>
    </w:tbl>
    <w:p w:rsidR="001E0F53" w:rsidRDefault="001E0F53" w:rsidP="003B6093">
      <w:pPr>
        <w:pStyle w:val="Heading1"/>
      </w:pPr>
      <w:bookmarkStart w:id="4" w:name="_Toc352426611"/>
      <w:bookmarkStart w:id="5" w:name="_Toc365560633"/>
      <w:r>
        <w:lastRenderedPageBreak/>
        <w:t>Contract</w:t>
      </w:r>
      <w:r w:rsidRPr="00CB32B7">
        <w:t xml:space="preserve"> Overview</w:t>
      </w:r>
      <w:bookmarkEnd w:id="4"/>
      <w:bookmarkEnd w:id="5"/>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ClearCanvas workstation), develop additional AIM capabilities</w:t>
      </w:r>
      <w:r w:rsidR="001808C7">
        <w:rPr>
          <w:rFonts w:cs="Arial"/>
          <w:szCs w:val="22"/>
        </w:rPr>
        <w:t>,</w:t>
      </w:r>
      <w:r w:rsidRPr="00F41999">
        <w:rPr>
          <w:rFonts w:cs="Arial"/>
          <w:szCs w:val="22"/>
        </w:rPr>
        <w:t xml:space="preserve"> and provide support in 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B85F83">
      <w:pPr>
        <w:pStyle w:val="ListParagraph"/>
        <w:numPr>
          <w:ilvl w:val="0"/>
          <w:numId w:val="1"/>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a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AIM Data Service via </w:t>
      </w:r>
      <w:proofErr w:type="spellStart"/>
      <w:r w:rsidRPr="008B64CC">
        <w:rPr>
          <w:rFonts w:cs="Arial"/>
          <w:szCs w:val="22"/>
        </w:rPr>
        <w:t>RESTful</w:t>
      </w:r>
      <w:proofErr w:type="spellEnd"/>
      <w:r w:rsidRPr="008B64CC">
        <w:rPr>
          <w:rFonts w:cs="Arial"/>
          <w:szCs w:val="22"/>
        </w:rPr>
        <w:t xml:space="preserve"> APIs, validate markup creation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rsidR="00F41999" w:rsidRPr="008B64CC" w:rsidRDefault="00CB5F68" w:rsidP="00B85F83">
      <w:pPr>
        <w:pStyle w:val="ListParagraph"/>
        <w:numPr>
          <w:ilvl w:val="0"/>
          <w:numId w:val="1"/>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C23734" w:rsidRDefault="00C23734" w:rsidP="00B85F83">
      <w:pPr>
        <w:pStyle w:val="BodyTextIndent"/>
        <w:numPr>
          <w:ilvl w:val="0"/>
          <w:numId w:val="2"/>
        </w:numPr>
        <w:rPr>
          <w:rFonts w:ascii="Arial" w:hAnsi="Arial" w:cs="Arial"/>
          <w:sz w:val="20"/>
        </w:rPr>
      </w:pPr>
      <w:r>
        <w:rPr>
          <w:rFonts w:ascii="Arial" w:hAnsi="Arial" w:cs="Arial"/>
          <w:sz w:val="20"/>
        </w:rPr>
        <w:t>Berkeley DB XML by Oracle</w:t>
      </w:r>
    </w:p>
    <w:p w:rsidR="00C23734" w:rsidRDefault="00C23734" w:rsidP="00B85F83">
      <w:pPr>
        <w:pStyle w:val="BodyTextIndent"/>
        <w:numPr>
          <w:ilvl w:val="0"/>
          <w:numId w:val="2"/>
        </w:numPr>
        <w:rPr>
          <w:rFonts w:ascii="Arial" w:hAnsi="Arial" w:cs="Arial"/>
          <w:sz w:val="20"/>
        </w:rPr>
      </w:pPr>
      <w:r w:rsidRPr="00F05242">
        <w:rPr>
          <w:rFonts w:ascii="Arial" w:hAnsi="Arial" w:cs="Arial"/>
          <w:sz w:val="20"/>
        </w:rPr>
        <w:t>Boost C++ library version 1.34.1 (Boost.org)</w:t>
      </w:r>
    </w:p>
    <w:p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B85F83">
      <w:pPr>
        <w:pStyle w:val="BodyTextIndent"/>
        <w:numPr>
          <w:ilvl w:val="0"/>
          <w:numId w:val="2"/>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F05242" w:rsidRPr="00F05242" w:rsidRDefault="00F05242" w:rsidP="00B85F83">
      <w:pPr>
        <w:pStyle w:val="BodyTextIndent"/>
        <w:numPr>
          <w:ilvl w:val="0"/>
          <w:numId w:val="2"/>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C23734" w:rsidRPr="004A3D26" w:rsidRDefault="00C23734" w:rsidP="00B85F83">
      <w:pPr>
        <w:pStyle w:val="BodyTextIndent"/>
        <w:numPr>
          <w:ilvl w:val="0"/>
          <w:numId w:val="2"/>
        </w:numPr>
        <w:rPr>
          <w:rFonts w:ascii="Arial" w:hAnsi="Arial" w:cs="Arial"/>
          <w:sz w:val="20"/>
        </w:rPr>
      </w:pPr>
      <w:r>
        <w:rPr>
          <w:rFonts w:ascii="Arial" w:hAnsi="Arial" w:cs="Arial"/>
          <w:sz w:val="20"/>
        </w:rPr>
        <w:t>Homebrew Package Installer for Mac OS 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Java JDK 6 (Sun Microsystems)</w:t>
      </w:r>
    </w:p>
    <w:p w:rsidR="00F05242" w:rsidRDefault="00D41E35" w:rsidP="00B85F83">
      <w:pPr>
        <w:pStyle w:val="BodyTextIndent"/>
        <w:numPr>
          <w:ilvl w:val="0"/>
          <w:numId w:val="2"/>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B85F83">
      <w:pPr>
        <w:pStyle w:val="BodyTextIndent"/>
        <w:numPr>
          <w:ilvl w:val="0"/>
          <w:numId w:val="2"/>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B85F83">
      <w:pPr>
        <w:pStyle w:val="BodyTextIndent"/>
        <w:numPr>
          <w:ilvl w:val="0"/>
          <w:numId w:val="2"/>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B22631" w:rsidRPr="00AB1FDC" w:rsidRDefault="00B22631" w:rsidP="00B85F83">
      <w:pPr>
        <w:pStyle w:val="BodyTextIndent"/>
        <w:numPr>
          <w:ilvl w:val="0"/>
          <w:numId w:val="2"/>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C23734" w:rsidRPr="003538F8" w:rsidRDefault="00C23734" w:rsidP="00B85F83">
      <w:pPr>
        <w:pStyle w:val="BodyTextIndent"/>
        <w:numPr>
          <w:ilvl w:val="0"/>
          <w:numId w:val="2"/>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363D1B" w:rsidRPr="00363D1B" w:rsidRDefault="009F68A6" w:rsidP="003B6093">
      <w:pPr>
        <w:pStyle w:val="Heading1"/>
      </w:pPr>
      <w:bookmarkStart w:id="6" w:name="_Toc352426612"/>
      <w:bookmarkStart w:id="7" w:name="_Toc365560634"/>
      <w:r>
        <w:t xml:space="preserve">Current </w:t>
      </w:r>
      <w:r w:rsidR="001E0F53">
        <w:t>Project</w:t>
      </w:r>
      <w:r w:rsidR="00363D1B" w:rsidRPr="00363D1B">
        <w:t xml:space="preserve"> Status</w:t>
      </w:r>
      <w:bookmarkEnd w:id="6"/>
      <w:bookmarkEnd w:id="7"/>
      <w:r w:rsidR="00363D1B" w:rsidRPr="00363D1B">
        <w:t xml:space="preserve"> </w:t>
      </w:r>
    </w:p>
    <w:p w:rsidR="00517203" w:rsidRPr="00370D7C" w:rsidRDefault="00517203" w:rsidP="00517203">
      <w:pPr>
        <w:pStyle w:val="Heading2"/>
      </w:pPr>
      <w:bookmarkStart w:id="8" w:name="_Toc365560635"/>
      <w:r>
        <w:t>Update AIM wiki pages</w:t>
      </w:r>
      <w:bookmarkEnd w:id="8"/>
    </w:p>
    <w:p w:rsidR="00517203" w:rsidRPr="00B55D69" w:rsidRDefault="000F2F12" w:rsidP="00517203">
      <w:pPr>
        <w:rPr>
          <w:rFonts w:cs="Arial"/>
          <w:szCs w:val="22"/>
        </w:rPr>
      </w:pPr>
      <w:r>
        <w:rPr>
          <w:rFonts w:cs="Arial"/>
          <w:szCs w:val="22"/>
        </w:rPr>
        <w:t xml:space="preserve">We </w:t>
      </w:r>
      <w:r w:rsidR="00A207B0">
        <w:rPr>
          <w:rFonts w:cs="Arial"/>
          <w:szCs w:val="22"/>
        </w:rPr>
        <w:t xml:space="preserve">continue </w:t>
      </w:r>
      <w:r w:rsidR="004149C5">
        <w:rPr>
          <w:rFonts w:cs="Arial"/>
          <w:szCs w:val="22"/>
        </w:rPr>
        <w:t xml:space="preserve">to </w:t>
      </w:r>
      <w:r w:rsidR="00A207B0">
        <w:rPr>
          <w:rFonts w:cs="Arial"/>
          <w:szCs w:val="22"/>
        </w:rPr>
        <w:t>updat</w:t>
      </w:r>
      <w:r w:rsidR="004149C5">
        <w:rPr>
          <w:rFonts w:cs="Arial"/>
          <w:szCs w:val="22"/>
        </w:rPr>
        <w:t>e</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00D64717">
        <w:rPr>
          <w:rFonts w:cs="Arial"/>
          <w:szCs w:val="22"/>
        </w:rPr>
        <w:t xml:space="preserve"> with new information as well as weekly and monthly reports</w:t>
      </w:r>
      <w:r>
        <w:rPr>
          <w:rFonts w:cs="Arial"/>
          <w:szCs w:val="22"/>
        </w:rPr>
        <w:t>.</w:t>
      </w:r>
      <w:r w:rsidRPr="00B55D69">
        <w:rPr>
          <w:rFonts w:cs="Arial"/>
          <w:szCs w:val="22"/>
        </w:rPr>
        <w:t xml:space="preserve"> </w:t>
      </w:r>
      <w:r w:rsidR="00E9216C">
        <w:rPr>
          <w:rFonts w:cs="Arial"/>
          <w:szCs w:val="22"/>
        </w:rPr>
        <w:t>We update</w:t>
      </w:r>
      <w:r w:rsidR="009F1F42">
        <w:rPr>
          <w:rFonts w:cs="Arial"/>
          <w:szCs w:val="22"/>
        </w:rPr>
        <w:t>d</w:t>
      </w:r>
      <w:r w:rsidR="008C429A">
        <w:rPr>
          <w:rFonts w:cs="Arial"/>
          <w:szCs w:val="22"/>
        </w:rPr>
        <w:t xml:space="preserve"> </w:t>
      </w:r>
      <w:r w:rsidR="00DE76F6">
        <w:rPr>
          <w:rFonts w:cs="Arial"/>
          <w:szCs w:val="22"/>
        </w:rPr>
        <w:t xml:space="preserve">the </w:t>
      </w:r>
      <w:r w:rsidR="008C429A">
        <w:rPr>
          <w:rFonts w:cs="Arial"/>
          <w:szCs w:val="22"/>
        </w:rPr>
        <w:t>release notes and</w:t>
      </w:r>
      <w:r w:rsidR="00A207B0">
        <w:rPr>
          <w:rFonts w:cs="Arial"/>
          <w:szCs w:val="22"/>
        </w:rPr>
        <w:t xml:space="preserve"> user’s manual for</w:t>
      </w:r>
      <w:r w:rsidR="00E9216C">
        <w:rPr>
          <w:rFonts w:cs="Arial"/>
          <w:szCs w:val="22"/>
        </w:rPr>
        <w:t xml:space="preserve"> </w:t>
      </w:r>
      <w:r w:rsidR="009F1F42">
        <w:rPr>
          <w:rFonts w:cs="Arial"/>
          <w:szCs w:val="22"/>
        </w:rPr>
        <w:t xml:space="preserve">the </w:t>
      </w:r>
      <w:r w:rsidR="00A207B0">
        <w:rPr>
          <w:rFonts w:cs="Arial"/>
          <w:szCs w:val="22"/>
        </w:rPr>
        <w:t xml:space="preserve">AIM workstation </w:t>
      </w:r>
      <w:r w:rsidR="00D64717">
        <w:rPr>
          <w:rFonts w:cs="Arial"/>
          <w:szCs w:val="22"/>
        </w:rPr>
        <w:t>4.0</w:t>
      </w:r>
      <w:r w:rsidR="00E9216C">
        <w:rPr>
          <w:rFonts w:cs="Arial"/>
          <w:szCs w:val="22"/>
        </w:rPr>
        <w:t>.</w:t>
      </w:r>
    </w:p>
    <w:p w:rsidR="000F6592" w:rsidRPr="00FF202B" w:rsidRDefault="000F6592" w:rsidP="000F6592">
      <w:pPr>
        <w:pStyle w:val="Heading2"/>
      </w:pPr>
      <w:bookmarkStart w:id="9" w:name="_Toc365560636"/>
      <w:r>
        <w:lastRenderedPageBreak/>
        <w:t>ClearCanvas</w:t>
      </w:r>
      <w:bookmarkEnd w:id="9"/>
    </w:p>
    <w:p w:rsidR="00E8456E" w:rsidRDefault="000F6592" w:rsidP="00624F14">
      <w:r w:rsidRPr="006732F4">
        <w:t xml:space="preserve">We </w:t>
      </w:r>
      <w:r w:rsidR="00E8456E">
        <w:t>continue to have many discussions with</w:t>
      </w:r>
      <w:r w:rsidRPr="006732F4">
        <w:t xml:space="preserve"> </w:t>
      </w:r>
      <w:r w:rsidR="00DC27AA">
        <w:t xml:space="preserve">Jasper, </w:t>
      </w:r>
      <w:r w:rsidR="004149C5">
        <w:t xml:space="preserve">the </w:t>
      </w:r>
      <w:r w:rsidRPr="006732F4">
        <w:t>ClearCanvas engineer</w:t>
      </w:r>
      <w:r w:rsidR="00DC27AA">
        <w:t xml:space="preserve"> </w:t>
      </w:r>
      <w:r w:rsidR="004149C5">
        <w:t xml:space="preserve">assigned </w:t>
      </w:r>
      <w:r w:rsidR="00E8456E">
        <w:t>to the AIM team</w:t>
      </w:r>
      <w:r w:rsidR="00CE3213">
        <w:t>.</w:t>
      </w:r>
    </w:p>
    <w:p w:rsidR="00764E44" w:rsidRDefault="00E8456E" w:rsidP="00764E44">
      <w:r>
        <w:t>T</w:t>
      </w:r>
      <w:r w:rsidR="00D86910">
        <w:t xml:space="preserve">he </w:t>
      </w:r>
      <w:r>
        <w:t>first</w:t>
      </w:r>
      <w:r w:rsidR="000F6592" w:rsidRPr="006732F4">
        <w:t xml:space="preserve"> week</w:t>
      </w:r>
      <w:r w:rsidR="00D86910">
        <w:t xml:space="preserve"> of </w:t>
      </w:r>
      <w:r w:rsidR="00764E44">
        <w:t xml:space="preserve">September, the AIM team discussed </w:t>
      </w:r>
      <w:r w:rsidR="00CE3213">
        <w:t xml:space="preserve">the following issues </w:t>
      </w:r>
      <w:r w:rsidR="00764E44">
        <w:t xml:space="preserve">with </w:t>
      </w:r>
      <w:r w:rsidR="00CE3213">
        <w:t xml:space="preserve">the </w:t>
      </w:r>
      <w:r w:rsidR="00764E44">
        <w:t>ClearCanvas team:</w:t>
      </w:r>
    </w:p>
    <w:p w:rsidR="00764E44" w:rsidRDefault="00764E44" w:rsidP="00C92829">
      <w:pPr>
        <w:pStyle w:val="ListParagraph"/>
        <w:numPr>
          <w:ilvl w:val="2"/>
          <w:numId w:val="32"/>
        </w:numPr>
        <w:ind w:left="720" w:hanging="360"/>
      </w:pPr>
      <w:r>
        <w:t>There is no code in the workstation that interpolat</w:t>
      </w:r>
      <w:r w:rsidR="00CE3213">
        <w:t>es</w:t>
      </w:r>
      <w:r>
        <w:t xml:space="preserve"> between slices. MPR code uses VTK functionality for its operations.</w:t>
      </w:r>
    </w:p>
    <w:p w:rsidR="00764E44" w:rsidRDefault="00764E44" w:rsidP="00C92829">
      <w:pPr>
        <w:pStyle w:val="ListParagraph"/>
        <w:numPr>
          <w:ilvl w:val="2"/>
          <w:numId w:val="32"/>
        </w:numPr>
        <w:ind w:left="720" w:hanging="360"/>
      </w:pPr>
      <w:r>
        <w:t>ClearCanvas does not support the use of KO to reference “deleted”</w:t>
      </w:r>
      <w:r w:rsidR="00CE3213">
        <w:t xml:space="preserve"> </w:t>
      </w:r>
      <w:r>
        <w:t>instances by their UID. Similar functionality might be coming up as part of CC future work to allow editing/replacing existing KO objects.</w:t>
      </w:r>
    </w:p>
    <w:p w:rsidR="00764E44" w:rsidRDefault="00764E44" w:rsidP="00C92829">
      <w:pPr>
        <w:pStyle w:val="ListParagraph"/>
        <w:numPr>
          <w:ilvl w:val="2"/>
          <w:numId w:val="32"/>
        </w:numPr>
        <w:ind w:left="720" w:hanging="360"/>
      </w:pPr>
      <w:r>
        <w:t>Series deletion already works in 4.1</w:t>
      </w:r>
      <w:r w:rsidR="00CE3213">
        <w:t>.</w:t>
      </w:r>
    </w:p>
    <w:p w:rsidR="00764E44" w:rsidRDefault="00764E44" w:rsidP="00C92829">
      <w:pPr>
        <w:pStyle w:val="ListParagraph"/>
        <w:numPr>
          <w:ilvl w:val="2"/>
          <w:numId w:val="32"/>
        </w:numPr>
        <w:ind w:left="720" w:hanging="360"/>
      </w:pPr>
      <w:r>
        <w:t>We provided AIM Template overview</w:t>
      </w:r>
      <w:r w:rsidR="00CE3213">
        <w:t>.</w:t>
      </w:r>
    </w:p>
    <w:p w:rsidR="00764E44" w:rsidRDefault="00764E44" w:rsidP="00C92829">
      <w:pPr>
        <w:pStyle w:val="ListParagraph"/>
        <w:numPr>
          <w:ilvl w:val="2"/>
          <w:numId w:val="32"/>
        </w:numPr>
        <w:ind w:left="720" w:hanging="360"/>
      </w:pPr>
      <w:r>
        <w:t>We reviewed proposed segmentation UI and the UI design seems to be fine.</w:t>
      </w:r>
    </w:p>
    <w:p w:rsidR="00764E44" w:rsidRDefault="00764E44" w:rsidP="00C92829">
      <w:pPr>
        <w:pStyle w:val="ListParagraph"/>
        <w:numPr>
          <w:ilvl w:val="2"/>
          <w:numId w:val="32"/>
        </w:numPr>
        <w:ind w:left="720" w:hanging="360"/>
      </w:pPr>
      <w:r>
        <w:t>We talked about segmentation graphics implementation details and agreed on the way to go.</w:t>
      </w:r>
    </w:p>
    <w:p w:rsidR="00764E44" w:rsidRPr="00764E44" w:rsidRDefault="00764E44" w:rsidP="00C92829">
      <w:pPr>
        <w:pStyle w:val="ListParagraph"/>
        <w:numPr>
          <w:ilvl w:val="2"/>
          <w:numId w:val="32"/>
        </w:numPr>
        <w:ind w:left="720" w:hanging="360"/>
        <w:rPr>
          <w:bCs/>
        </w:rPr>
      </w:pPr>
      <w:r>
        <w:t>Our new segmentation implementation would reside in a separate workstation plugin for now.</w:t>
      </w:r>
    </w:p>
    <w:p w:rsidR="000F6592" w:rsidRDefault="000F6592" w:rsidP="00764E44">
      <w:pPr>
        <w:pStyle w:val="ListParagraph"/>
        <w:spacing w:before="0"/>
        <w:ind w:left="0"/>
        <w:rPr>
          <w:bCs/>
        </w:rPr>
      </w:pPr>
    </w:p>
    <w:p w:rsidR="00764E44" w:rsidRDefault="00C92829" w:rsidP="00764E44">
      <w:pPr>
        <w:pStyle w:val="ListParagraph"/>
        <w:spacing w:before="0"/>
        <w:ind w:left="0"/>
        <w:rPr>
          <w:bCs/>
        </w:rPr>
      </w:pPr>
      <w:r>
        <w:rPr>
          <w:bCs/>
        </w:rPr>
        <w:t xml:space="preserve">During the second week, the AIM team discussed the following issues with </w:t>
      </w:r>
      <w:r w:rsidR="00912119">
        <w:rPr>
          <w:bCs/>
        </w:rPr>
        <w:t>Jasper</w:t>
      </w:r>
      <w:r>
        <w:rPr>
          <w:bCs/>
        </w:rPr>
        <w:t>.</w:t>
      </w:r>
    </w:p>
    <w:p w:rsidR="00C92829" w:rsidRPr="00C92829" w:rsidRDefault="00C92829" w:rsidP="00C92829">
      <w:pPr>
        <w:pStyle w:val="ListParagraph"/>
        <w:numPr>
          <w:ilvl w:val="0"/>
          <w:numId w:val="31"/>
        </w:numPr>
        <w:spacing w:before="0"/>
        <w:rPr>
          <w:bCs/>
        </w:rPr>
      </w:pPr>
      <w:r w:rsidRPr="00C92829">
        <w:rPr>
          <w:bCs/>
        </w:rPr>
        <w:t>There was a short</w:t>
      </w:r>
      <w:r w:rsidR="00CE3213">
        <w:rPr>
          <w:bCs/>
        </w:rPr>
        <w:t>,</w:t>
      </w:r>
      <w:r w:rsidRPr="00C92829">
        <w:rPr>
          <w:bCs/>
        </w:rPr>
        <w:t xml:space="preserve"> front-end architecture meeting with ClearCanvas. </w:t>
      </w:r>
    </w:p>
    <w:p w:rsidR="00C92829" w:rsidRDefault="00C92829" w:rsidP="00C92829">
      <w:pPr>
        <w:pStyle w:val="ListParagraph"/>
        <w:numPr>
          <w:ilvl w:val="0"/>
          <w:numId w:val="31"/>
        </w:numPr>
        <w:spacing w:before="0"/>
        <w:rPr>
          <w:bCs/>
        </w:rPr>
      </w:pPr>
      <w:r w:rsidRPr="00C92829">
        <w:rPr>
          <w:bCs/>
        </w:rPr>
        <w:t xml:space="preserve">We discussed whether implementation should use </w:t>
      </w:r>
      <w:proofErr w:type="spellStart"/>
      <w:r w:rsidRPr="00C92829">
        <w:rPr>
          <w:bCs/>
        </w:rPr>
        <w:t>WinForms</w:t>
      </w:r>
      <w:proofErr w:type="spellEnd"/>
      <w:r w:rsidRPr="00C92829">
        <w:rPr>
          <w:bCs/>
        </w:rPr>
        <w:t xml:space="preserve"> or WPF .NET technologies for Segmentation user interface construction. The consensus was that either one would work as long as technologies don't need to mix. For now, we decided to use WPF due to its power and flexibility.</w:t>
      </w:r>
    </w:p>
    <w:p w:rsidR="00C92829" w:rsidRDefault="00C92829" w:rsidP="00764E44">
      <w:pPr>
        <w:pStyle w:val="ListParagraph"/>
        <w:spacing w:before="0"/>
        <w:ind w:left="0"/>
        <w:rPr>
          <w:bCs/>
        </w:rPr>
      </w:pPr>
    </w:p>
    <w:p w:rsidR="00912119" w:rsidRPr="00912119" w:rsidRDefault="00912119" w:rsidP="00912119">
      <w:pPr>
        <w:pStyle w:val="ListParagraph"/>
        <w:spacing w:before="0"/>
        <w:ind w:left="0"/>
        <w:rPr>
          <w:bCs/>
        </w:rPr>
      </w:pPr>
      <w:r>
        <w:rPr>
          <w:bCs/>
        </w:rPr>
        <w:t>During the third week of September, t</w:t>
      </w:r>
      <w:r w:rsidRPr="00912119">
        <w:rPr>
          <w:szCs w:val="20"/>
        </w:rPr>
        <w:t xml:space="preserve">he AIM team discussed </w:t>
      </w:r>
      <w:r w:rsidR="00CE3213" w:rsidRPr="00912119">
        <w:rPr>
          <w:szCs w:val="20"/>
        </w:rPr>
        <w:t xml:space="preserve">the following issues </w:t>
      </w:r>
      <w:r w:rsidRPr="00912119">
        <w:rPr>
          <w:szCs w:val="20"/>
        </w:rPr>
        <w:t xml:space="preserve">with </w:t>
      </w:r>
      <w:r w:rsidR="00CE3213">
        <w:rPr>
          <w:szCs w:val="20"/>
        </w:rPr>
        <w:t xml:space="preserve">the </w:t>
      </w:r>
      <w:r w:rsidRPr="00912119">
        <w:rPr>
          <w:szCs w:val="20"/>
        </w:rPr>
        <w:t>ClearCanvas team:</w:t>
      </w:r>
    </w:p>
    <w:p w:rsidR="00912119" w:rsidRPr="00912119" w:rsidRDefault="00912119" w:rsidP="00912119">
      <w:pPr>
        <w:pStyle w:val="ListParagraph"/>
        <w:numPr>
          <w:ilvl w:val="0"/>
          <w:numId w:val="34"/>
        </w:numPr>
        <w:tabs>
          <w:tab w:val="left" w:pos="7000"/>
        </w:tabs>
        <w:spacing w:before="0"/>
        <w:rPr>
          <w:szCs w:val="20"/>
        </w:rPr>
      </w:pPr>
      <w:r w:rsidRPr="00912119">
        <w:rPr>
          <w:szCs w:val="20"/>
        </w:rPr>
        <w:t xml:space="preserve">We asked whether </w:t>
      </w:r>
      <w:r w:rsidR="00CE3213">
        <w:rPr>
          <w:szCs w:val="20"/>
        </w:rPr>
        <w:t xml:space="preserve">the </w:t>
      </w:r>
      <w:r w:rsidRPr="00912119">
        <w:rPr>
          <w:szCs w:val="20"/>
        </w:rPr>
        <w:t>workstation supports opacity in its graphic layers. It looks like opacity is supported. There should be implementation examples in the PET CT code. We will need to get this part of the code from ClearCanvas.</w:t>
      </w:r>
    </w:p>
    <w:p w:rsidR="00912119" w:rsidRPr="00912119" w:rsidRDefault="00912119" w:rsidP="00912119">
      <w:pPr>
        <w:pStyle w:val="ListParagraph"/>
        <w:numPr>
          <w:ilvl w:val="0"/>
          <w:numId w:val="34"/>
        </w:numPr>
        <w:tabs>
          <w:tab w:val="left" w:pos="7000"/>
        </w:tabs>
        <w:spacing w:before="0"/>
        <w:rPr>
          <w:szCs w:val="20"/>
        </w:rPr>
      </w:pPr>
      <w:r w:rsidRPr="00912119">
        <w:rPr>
          <w:szCs w:val="20"/>
        </w:rPr>
        <w:t>Additionally, we touched on code organization and location for any new DICOM IODs. The conclusion was that they can be located with the rest of Segmentation code for now.</w:t>
      </w:r>
    </w:p>
    <w:p w:rsidR="0010142F" w:rsidRDefault="00912119" w:rsidP="00912119">
      <w:pPr>
        <w:pStyle w:val="ListParagraph"/>
        <w:numPr>
          <w:ilvl w:val="0"/>
          <w:numId w:val="34"/>
        </w:numPr>
        <w:tabs>
          <w:tab w:val="left" w:pos="7000"/>
        </w:tabs>
        <w:spacing w:before="0"/>
        <w:rPr>
          <w:szCs w:val="20"/>
        </w:rPr>
      </w:pPr>
      <w:r w:rsidRPr="00912119">
        <w:rPr>
          <w:szCs w:val="20"/>
        </w:rPr>
        <w:t xml:space="preserve">We promised to </w:t>
      </w:r>
      <w:r w:rsidR="00CE3213">
        <w:rPr>
          <w:szCs w:val="20"/>
        </w:rPr>
        <w:t>share the</w:t>
      </w:r>
      <w:r w:rsidR="00CE3213" w:rsidRPr="00912119">
        <w:rPr>
          <w:szCs w:val="20"/>
        </w:rPr>
        <w:t xml:space="preserve"> </w:t>
      </w:r>
      <w:r w:rsidRPr="00912119">
        <w:rPr>
          <w:szCs w:val="20"/>
        </w:rPr>
        <w:t xml:space="preserve">CC Segmentation requirements document that we are working </w:t>
      </w:r>
      <w:r w:rsidR="00CE3213">
        <w:rPr>
          <w:szCs w:val="20"/>
        </w:rPr>
        <w:t xml:space="preserve">on </w:t>
      </w:r>
      <w:r w:rsidRPr="00912119">
        <w:rPr>
          <w:szCs w:val="20"/>
        </w:rPr>
        <w:t>with David Clunie when the document is ready.</w:t>
      </w:r>
    </w:p>
    <w:p w:rsidR="00912119" w:rsidRDefault="00912119" w:rsidP="00912119">
      <w:pPr>
        <w:tabs>
          <w:tab w:val="left" w:pos="7000"/>
        </w:tabs>
        <w:spacing w:before="0"/>
        <w:rPr>
          <w:szCs w:val="20"/>
        </w:rPr>
      </w:pPr>
    </w:p>
    <w:p w:rsidR="00EA61D5" w:rsidRDefault="00EA61D5" w:rsidP="00912119">
      <w:pPr>
        <w:tabs>
          <w:tab w:val="left" w:pos="7000"/>
        </w:tabs>
        <w:spacing w:before="0"/>
        <w:rPr>
          <w:szCs w:val="20"/>
        </w:rPr>
      </w:pPr>
      <w:r>
        <w:rPr>
          <w:szCs w:val="20"/>
        </w:rPr>
        <w:t>The fourth week of September, the AIM team work</w:t>
      </w:r>
      <w:r w:rsidR="00CE3213">
        <w:rPr>
          <w:szCs w:val="20"/>
        </w:rPr>
        <w:t>ed</w:t>
      </w:r>
      <w:r>
        <w:rPr>
          <w:szCs w:val="20"/>
        </w:rPr>
        <w:t xml:space="preserve"> with Jasper as follows.</w:t>
      </w:r>
    </w:p>
    <w:p w:rsidR="00EA61D5" w:rsidRPr="00EA61D5" w:rsidRDefault="00EA61D5" w:rsidP="00EA61D5">
      <w:pPr>
        <w:pStyle w:val="ListParagraph"/>
        <w:numPr>
          <w:ilvl w:val="0"/>
          <w:numId w:val="40"/>
        </w:numPr>
        <w:spacing w:before="0"/>
        <w:rPr>
          <w:szCs w:val="20"/>
        </w:rPr>
      </w:pPr>
      <w:r w:rsidRPr="00EA61D5">
        <w:rPr>
          <w:szCs w:val="20"/>
        </w:rPr>
        <w:t xml:space="preserve">We are going to share </w:t>
      </w:r>
      <w:r w:rsidR="00CE3213">
        <w:rPr>
          <w:szCs w:val="20"/>
        </w:rPr>
        <w:t xml:space="preserve">the </w:t>
      </w:r>
      <w:r w:rsidRPr="00EA61D5">
        <w:rPr>
          <w:szCs w:val="20"/>
        </w:rPr>
        <w:t>Segmentation requirement document with ClearCanvas.</w:t>
      </w:r>
    </w:p>
    <w:p w:rsidR="00EA61D5" w:rsidRDefault="00EA61D5" w:rsidP="00EA61D5">
      <w:pPr>
        <w:pStyle w:val="ListParagraph"/>
        <w:numPr>
          <w:ilvl w:val="0"/>
          <w:numId w:val="40"/>
        </w:numPr>
        <w:tabs>
          <w:tab w:val="left" w:pos="-3780"/>
        </w:tabs>
        <w:spacing w:before="0"/>
        <w:rPr>
          <w:szCs w:val="20"/>
        </w:rPr>
      </w:pPr>
      <w:r w:rsidRPr="00EA61D5">
        <w:rPr>
          <w:szCs w:val="20"/>
        </w:rPr>
        <w:t xml:space="preserve">Jasper asked us if </w:t>
      </w:r>
      <w:r w:rsidR="00CE3213">
        <w:rPr>
          <w:szCs w:val="20"/>
        </w:rPr>
        <w:t xml:space="preserve">the </w:t>
      </w:r>
      <w:r w:rsidRPr="00EA61D5">
        <w:rPr>
          <w:szCs w:val="20"/>
        </w:rPr>
        <w:t>AIM plugin is ready for ClearCanvas to take it. We said that all major development is done. Only bug fixes and code cleanup remains.</w:t>
      </w:r>
    </w:p>
    <w:p w:rsidR="00EA61D5" w:rsidRPr="00EA61D5" w:rsidRDefault="00EA61D5" w:rsidP="00EA61D5">
      <w:pPr>
        <w:pStyle w:val="ListParagraph"/>
        <w:numPr>
          <w:ilvl w:val="0"/>
          <w:numId w:val="40"/>
        </w:numPr>
        <w:tabs>
          <w:tab w:val="left" w:pos="-3780"/>
        </w:tabs>
        <w:spacing w:before="0"/>
        <w:rPr>
          <w:szCs w:val="20"/>
        </w:rPr>
      </w:pPr>
      <w:r w:rsidRPr="00EA61D5">
        <w:rPr>
          <w:szCs w:val="20"/>
        </w:rPr>
        <w:t xml:space="preserve">We talked about strange workstation behavior on my machine where Workstation Explorer would show different studies depending on whether workstation was run as Administrator or not. We looked at </w:t>
      </w:r>
      <w:proofErr w:type="spellStart"/>
      <w:r>
        <w:rPr>
          <w:szCs w:val="20"/>
        </w:rPr>
        <w:t>Vlad’s</w:t>
      </w:r>
      <w:proofErr w:type="spellEnd"/>
      <w:r w:rsidRPr="00EA61D5">
        <w:rPr>
          <w:szCs w:val="20"/>
        </w:rPr>
        <w:t xml:space="preserve"> machine. Eventually, it came down to my machine in the past running an old workstation build from before we fixed data folder permissions and to how Windows deals with situations where user does not have write access to </w:t>
      </w:r>
      <w:proofErr w:type="spellStart"/>
      <w:r w:rsidRPr="00EA61D5">
        <w:rPr>
          <w:szCs w:val="20"/>
        </w:rPr>
        <w:t>ProgramData</w:t>
      </w:r>
      <w:proofErr w:type="spellEnd"/>
      <w:r w:rsidRPr="00EA61D5">
        <w:rPr>
          <w:szCs w:val="20"/>
        </w:rPr>
        <w:t xml:space="preserve"> and Program Files folders. </w:t>
      </w:r>
    </w:p>
    <w:p w:rsidR="00EA61D5" w:rsidRPr="00EA61D5" w:rsidRDefault="00EA61D5" w:rsidP="00EA61D5">
      <w:pPr>
        <w:pStyle w:val="ListParagraph"/>
        <w:tabs>
          <w:tab w:val="left" w:pos="-3780"/>
        </w:tabs>
        <w:spacing w:before="0"/>
        <w:rPr>
          <w:szCs w:val="20"/>
        </w:rPr>
      </w:pPr>
      <w:r w:rsidRPr="00EA61D5">
        <w:rPr>
          <w:szCs w:val="20"/>
        </w:rPr>
        <w:t xml:space="preserve">Windows created a shadow </w:t>
      </w:r>
      <w:proofErr w:type="spellStart"/>
      <w:r w:rsidRPr="00EA61D5">
        <w:rPr>
          <w:szCs w:val="20"/>
        </w:rPr>
        <w:t>ProgramData</w:t>
      </w:r>
      <w:proofErr w:type="spellEnd"/>
      <w:r w:rsidRPr="00EA61D5">
        <w:rPr>
          <w:szCs w:val="20"/>
        </w:rPr>
        <w:t xml:space="preserve"> folder in my Windows profile </w:t>
      </w:r>
      <w:r w:rsidR="00CE3213">
        <w:rPr>
          <w:szCs w:val="20"/>
        </w:rPr>
        <w:t>that</w:t>
      </w:r>
      <w:r w:rsidR="00CE3213" w:rsidRPr="00EA61D5">
        <w:rPr>
          <w:szCs w:val="20"/>
        </w:rPr>
        <w:t xml:space="preserve"> </w:t>
      </w:r>
      <w:r w:rsidRPr="00EA61D5">
        <w:rPr>
          <w:szCs w:val="20"/>
        </w:rPr>
        <w:t>was read before the actual folder. Once we deleted that old shadow folder, workstation was able to function properly.</w:t>
      </w:r>
    </w:p>
    <w:p w:rsidR="00912119" w:rsidRPr="00912119" w:rsidRDefault="00912119" w:rsidP="00912119">
      <w:pPr>
        <w:tabs>
          <w:tab w:val="left" w:pos="7000"/>
        </w:tabs>
        <w:spacing w:before="0"/>
        <w:rPr>
          <w:szCs w:val="20"/>
        </w:rPr>
      </w:pPr>
    </w:p>
    <w:p w:rsidR="007B0678" w:rsidRPr="00370D7C" w:rsidRDefault="007B0678" w:rsidP="00EB5A19">
      <w:pPr>
        <w:pStyle w:val="Heading2"/>
        <w:spacing w:before="0" w:after="0"/>
      </w:pPr>
      <w:bookmarkStart w:id="10" w:name="_Toc365560638"/>
      <w:proofErr w:type="spellStart"/>
      <w:r>
        <w:t>CMake</w:t>
      </w:r>
      <w:proofErr w:type="spellEnd"/>
      <w:r>
        <w:t xml:space="preserve"> </w:t>
      </w:r>
      <w:r w:rsidR="00AB4BE4">
        <w:t>and 4.1</w:t>
      </w:r>
      <w:r w:rsidR="001B0151">
        <w:t xml:space="preserve"> library</w:t>
      </w:r>
      <w:bookmarkEnd w:id="10"/>
    </w:p>
    <w:p w:rsidR="00616DE8" w:rsidRDefault="00616DE8" w:rsidP="00616DE8">
      <w:r>
        <w:rPr>
          <w:szCs w:val="20"/>
        </w:rPr>
        <w:t>During the first week of September,</w:t>
      </w:r>
      <w:r>
        <w:t xml:space="preserve"> the AIM team performed the following tasks.</w:t>
      </w:r>
    </w:p>
    <w:p w:rsidR="00616DE8" w:rsidRPr="00C53C62" w:rsidRDefault="00616DE8" w:rsidP="00616DE8">
      <w:pPr>
        <w:pStyle w:val="ListParagraph"/>
        <w:numPr>
          <w:ilvl w:val="0"/>
          <w:numId w:val="16"/>
        </w:numPr>
        <w:rPr>
          <w:rFonts w:eastAsia="Times New Roman" w:cs="Arial"/>
        </w:rPr>
      </w:pPr>
      <w:r w:rsidRPr="00C53C62">
        <w:rPr>
          <w:rFonts w:eastAsia="Times New Roman" w:cs="Arial"/>
        </w:rPr>
        <w:t xml:space="preserve">End-to-end </w:t>
      </w:r>
      <w:proofErr w:type="spellStart"/>
      <w:r w:rsidRPr="00C53C62">
        <w:rPr>
          <w:rFonts w:eastAsia="Times New Roman" w:cs="Arial"/>
        </w:rPr>
        <w:t>CMake</w:t>
      </w:r>
      <w:proofErr w:type="spellEnd"/>
      <w:r w:rsidRPr="00C53C62">
        <w:rPr>
          <w:rFonts w:eastAsia="Times New Roman" w:cs="Arial"/>
        </w:rPr>
        <w:t xml:space="preserve"> implementation and testing on </w:t>
      </w:r>
      <w:proofErr w:type="spellStart"/>
      <w:r w:rsidRPr="00C53C62">
        <w:rPr>
          <w:rFonts w:eastAsia="Times New Roman" w:cs="Arial"/>
        </w:rPr>
        <w:t>CentOS</w:t>
      </w:r>
      <w:proofErr w:type="spellEnd"/>
      <w:r w:rsidRPr="00C53C62">
        <w:rPr>
          <w:rFonts w:eastAsia="Times New Roman" w:cs="Arial"/>
        </w:rPr>
        <w:t xml:space="preserve"> 6.4</w:t>
      </w:r>
    </w:p>
    <w:p w:rsidR="00616DE8" w:rsidRPr="00C53C62" w:rsidRDefault="00616DE8" w:rsidP="00616DE8">
      <w:pPr>
        <w:pStyle w:val="ListParagraph"/>
        <w:numPr>
          <w:ilvl w:val="0"/>
          <w:numId w:val="16"/>
        </w:numPr>
        <w:rPr>
          <w:rFonts w:eastAsia="Times New Roman" w:cs="Arial"/>
        </w:rPr>
      </w:pPr>
      <w:r w:rsidRPr="00C53C62">
        <w:rPr>
          <w:rFonts w:eastAsia="Times New Roman" w:cs="Arial"/>
        </w:rPr>
        <w:t>OS X packaging - will be a .zip file</w:t>
      </w:r>
    </w:p>
    <w:p w:rsidR="00616DE8" w:rsidRPr="00C53C62" w:rsidRDefault="00616DE8" w:rsidP="00616DE8">
      <w:pPr>
        <w:pStyle w:val="ListParagraph"/>
        <w:numPr>
          <w:ilvl w:val="0"/>
          <w:numId w:val="16"/>
        </w:numPr>
        <w:rPr>
          <w:rFonts w:eastAsia="Times New Roman" w:cs="Arial"/>
        </w:rPr>
      </w:pPr>
      <w:r w:rsidRPr="00C53C62">
        <w:rPr>
          <w:rFonts w:eastAsia="Times New Roman" w:cs="Arial"/>
        </w:rPr>
        <w:t>.rpm files will be created for Linux platforms as well as .deb and .tar.gz</w:t>
      </w:r>
    </w:p>
    <w:p w:rsidR="00616DE8" w:rsidRDefault="00616DE8" w:rsidP="00616DE8">
      <w:pPr>
        <w:pStyle w:val="ListParagraph"/>
        <w:numPr>
          <w:ilvl w:val="0"/>
          <w:numId w:val="16"/>
        </w:numPr>
        <w:rPr>
          <w:rFonts w:eastAsia="Times New Roman" w:cs="Arial"/>
        </w:rPr>
      </w:pPr>
      <w:r w:rsidRPr="00C53C62">
        <w:rPr>
          <w:rFonts w:eastAsia="Times New Roman" w:cs="Arial"/>
        </w:rPr>
        <w:t>Our next meeting is in two weeks on September 12, 2013</w:t>
      </w:r>
    </w:p>
    <w:p w:rsidR="00616DE8" w:rsidRPr="00A60FC5" w:rsidRDefault="00616DE8" w:rsidP="00616DE8">
      <w:pPr>
        <w:spacing w:before="0"/>
        <w:rPr>
          <w:rFonts w:eastAsia="Times New Roman" w:cs="Arial"/>
        </w:rPr>
      </w:pPr>
      <w:r>
        <w:rPr>
          <w:rFonts w:eastAsia="Times New Roman" w:cs="Arial"/>
        </w:rPr>
        <w:t xml:space="preserve">We also provided support </w:t>
      </w:r>
      <w:r w:rsidR="00CE3213">
        <w:rPr>
          <w:rFonts w:eastAsia="Times New Roman" w:cs="Arial"/>
        </w:rPr>
        <w:t xml:space="preserve">to the Emory team on </w:t>
      </w:r>
      <w:r>
        <w:rPr>
          <w:rFonts w:eastAsia="Times New Roman" w:cs="Arial"/>
        </w:rPr>
        <w:t>AIM library 3.x Linux 64-bit.</w:t>
      </w:r>
    </w:p>
    <w:p w:rsidR="00616DE8" w:rsidRDefault="00616DE8" w:rsidP="00616DE8">
      <w:r>
        <w:rPr>
          <w:szCs w:val="20"/>
        </w:rPr>
        <w:t>During the second week of September,</w:t>
      </w:r>
      <w:r w:rsidR="00A921C6">
        <w:t xml:space="preserve"> the AIM team </w:t>
      </w:r>
      <w:r w:rsidR="00CE3213">
        <w:t xml:space="preserve">asked </w:t>
      </w:r>
      <w:r w:rsidR="00A921C6">
        <w:t xml:space="preserve">Greg to update </w:t>
      </w:r>
      <w:r w:rsidR="00CE3213">
        <w:t xml:space="preserve">the </w:t>
      </w:r>
      <w:proofErr w:type="spellStart"/>
      <w:r w:rsidR="00A921C6">
        <w:t>CMake</w:t>
      </w:r>
      <w:proofErr w:type="spellEnd"/>
      <w:r w:rsidR="00A921C6">
        <w:t xml:space="preserve"> document.</w:t>
      </w:r>
    </w:p>
    <w:p w:rsidR="00A921C6" w:rsidRDefault="00D91209" w:rsidP="00616DE8">
      <w:r>
        <w:lastRenderedPageBreak/>
        <w:t>During the third week</w:t>
      </w:r>
      <w:r w:rsidR="00CE3213">
        <w:t xml:space="preserve"> of September</w:t>
      </w:r>
      <w:r>
        <w:t>, the AIM team work</w:t>
      </w:r>
      <w:r w:rsidR="00CE3213">
        <w:t>ed</w:t>
      </w:r>
      <w:r>
        <w:t xml:space="preserve"> on the following issues.</w:t>
      </w:r>
    </w:p>
    <w:p w:rsidR="00D91209" w:rsidRDefault="00D91209" w:rsidP="00D91209">
      <w:pPr>
        <w:pStyle w:val="ListParagraph"/>
        <w:numPr>
          <w:ilvl w:val="0"/>
          <w:numId w:val="36"/>
        </w:numPr>
      </w:pPr>
      <w:r>
        <w:t xml:space="preserve">Worked with Tin on compiling </w:t>
      </w:r>
      <w:r w:rsidR="00346B5D">
        <w:t xml:space="preserve">the </w:t>
      </w:r>
      <w:r>
        <w:t>AIM library on Mac OS X</w:t>
      </w:r>
      <w:r w:rsidR="00346B5D">
        <w:t>.</w:t>
      </w:r>
    </w:p>
    <w:p w:rsidR="00D91209" w:rsidRDefault="00D91209" w:rsidP="00D91209">
      <w:pPr>
        <w:pStyle w:val="ListParagraph"/>
        <w:numPr>
          <w:ilvl w:val="0"/>
          <w:numId w:val="35"/>
        </w:numPr>
      </w:pPr>
      <w:r>
        <w:t>Investigat</w:t>
      </w:r>
      <w:r w:rsidR="00346B5D">
        <w:t>ed</w:t>
      </w:r>
      <w:r>
        <w:t xml:space="preserve"> why there are different test results between dev and QA for OSX build</w:t>
      </w:r>
      <w:r w:rsidR="00346B5D">
        <w:t>.</w:t>
      </w:r>
    </w:p>
    <w:p w:rsidR="00D91209" w:rsidRDefault="00D91209" w:rsidP="00D91209">
      <w:pPr>
        <w:pStyle w:val="ListParagraph"/>
        <w:numPr>
          <w:ilvl w:val="0"/>
          <w:numId w:val="35"/>
        </w:numPr>
      </w:pPr>
      <w:r>
        <w:t xml:space="preserve">Building generated </w:t>
      </w:r>
      <w:proofErr w:type="spellStart"/>
      <w:r>
        <w:t>Xcode</w:t>
      </w:r>
      <w:proofErr w:type="spellEnd"/>
      <w:r>
        <w:t xml:space="preserve"> projects on OSX is still under investigation</w:t>
      </w:r>
      <w:r w:rsidR="00346B5D">
        <w:t>.</w:t>
      </w:r>
    </w:p>
    <w:p w:rsidR="00D91209" w:rsidRDefault="00D91209" w:rsidP="00D91209">
      <w:pPr>
        <w:pStyle w:val="ListParagraph"/>
        <w:numPr>
          <w:ilvl w:val="0"/>
          <w:numId w:val="35"/>
        </w:numPr>
      </w:pPr>
      <w:r>
        <w:t>Documented and implemented Package Maker method of creating and deploying built binaries on OSX. Whether Package Maker to be used or not is still under discussion</w:t>
      </w:r>
      <w:r w:rsidR="00346B5D">
        <w:t>.</w:t>
      </w:r>
    </w:p>
    <w:p w:rsidR="00D91209" w:rsidRDefault="00D91209" w:rsidP="00D91209">
      <w:pPr>
        <w:pStyle w:val="ListParagraph"/>
        <w:numPr>
          <w:ilvl w:val="0"/>
          <w:numId w:val="35"/>
        </w:numPr>
      </w:pPr>
      <w:r>
        <w:t xml:space="preserve">Updated </w:t>
      </w:r>
      <w:proofErr w:type="spellStart"/>
      <w:r>
        <w:t>CMake</w:t>
      </w:r>
      <w:proofErr w:type="spellEnd"/>
      <w:r>
        <w:t xml:space="preserve"> files to use additional Linux search paths during dependency discovery stage</w:t>
      </w:r>
      <w:r w:rsidR="00346B5D">
        <w:t>.</w:t>
      </w:r>
    </w:p>
    <w:p w:rsidR="00D91209" w:rsidRDefault="00D91209" w:rsidP="00D91209">
      <w:pPr>
        <w:pStyle w:val="ListParagraph"/>
        <w:numPr>
          <w:ilvl w:val="0"/>
          <w:numId w:val="35"/>
        </w:numPr>
      </w:pPr>
      <w:r>
        <w:t xml:space="preserve">Updated documentation for </w:t>
      </w:r>
      <w:proofErr w:type="spellStart"/>
      <w:r>
        <w:t>xerces</w:t>
      </w:r>
      <w:proofErr w:type="spellEnd"/>
      <w:r>
        <w:t xml:space="preserve"> installation location configuration on Linux</w:t>
      </w:r>
      <w:r w:rsidR="00346B5D">
        <w:t>.</w:t>
      </w:r>
    </w:p>
    <w:p w:rsidR="00D91209" w:rsidRDefault="00D91209" w:rsidP="00D91209">
      <w:pPr>
        <w:pStyle w:val="ListParagraph"/>
        <w:numPr>
          <w:ilvl w:val="0"/>
          <w:numId w:val="35"/>
        </w:numPr>
      </w:pPr>
      <w:r>
        <w:t>Updated documentation for installation of rpm-built (</w:t>
      </w:r>
      <w:proofErr w:type="spellStart"/>
      <w:r>
        <w:t>CentOS</w:t>
      </w:r>
      <w:proofErr w:type="spellEnd"/>
      <w:r>
        <w:t>) / rpm (</w:t>
      </w:r>
      <w:proofErr w:type="spellStart"/>
      <w:r>
        <w:t>Debian</w:t>
      </w:r>
      <w:proofErr w:type="spellEnd"/>
      <w:r>
        <w:t>) packages for doing rpm builds on Linux</w:t>
      </w:r>
      <w:r w:rsidR="00346B5D">
        <w:t>.</w:t>
      </w:r>
    </w:p>
    <w:p w:rsidR="00D91209" w:rsidRDefault="00D91209" w:rsidP="00D91209">
      <w:pPr>
        <w:pStyle w:val="ListParagraph"/>
        <w:numPr>
          <w:ilvl w:val="0"/>
          <w:numId w:val="35"/>
        </w:numPr>
      </w:pPr>
      <w:r>
        <w:t>Updated instructions for deb / rpm installations</w:t>
      </w:r>
      <w:r w:rsidR="00346B5D">
        <w:t>.</w:t>
      </w:r>
    </w:p>
    <w:p w:rsidR="00556836" w:rsidRDefault="00D91209" w:rsidP="00556836">
      <w:pPr>
        <w:pStyle w:val="ListParagraph"/>
        <w:numPr>
          <w:ilvl w:val="0"/>
          <w:numId w:val="35"/>
        </w:numPr>
      </w:pPr>
      <w:r>
        <w:t xml:space="preserve">Vlad needs to investigate </w:t>
      </w:r>
      <w:proofErr w:type="spellStart"/>
      <w:r>
        <w:t>AIMLibTest</w:t>
      </w:r>
      <w:proofErr w:type="spellEnd"/>
      <w:r>
        <w:t xml:space="preserve"> failures. That might be happening due to earlier changes in coded elements validation requirements.</w:t>
      </w:r>
    </w:p>
    <w:p w:rsidR="00556836" w:rsidRDefault="00556836" w:rsidP="00556836">
      <w:r>
        <w:t>During the fourth week</w:t>
      </w:r>
      <w:r w:rsidR="00346B5D">
        <w:t xml:space="preserve"> of September</w:t>
      </w:r>
      <w:r>
        <w:t>, the AIM team</w:t>
      </w:r>
      <w:r w:rsidR="00346B5D">
        <w:t xml:space="preserve"> </w:t>
      </w:r>
      <w:r>
        <w:t>work</w:t>
      </w:r>
      <w:r w:rsidR="00346B5D">
        <w:t>ed</w:t>
      </w:r>
      <w:r>
        <w:t xml:space="preserve"> with Greg on the following issues.</w:t>
      </w:r>
    </w:p>
    <w:p w:rsidR="00556836" w:rsidRPr="009508C1" w:rsidRDefault="00556836" w:rsidP="00556836">
      <w:pPr>
        <w:pStyle w:val="ListParagraph"/>
        <w:numPr>
          <w:ilvl w:val="0"/>
          <w:numId w:val="41"/>
        </w:numPr>
        <w:spacing w:before="100" w:beforeAutospacing="1" w:after="100" w:afterAutospacing="1"/>
        <w:rPr>
          <w:rFonts w:eastAsia="Times New Roman" w:cs="Arial"/>
        </w:rPr>
      </w:pPr>
      <w:proofErr w:type="spellStart"/>
      <w:r w:rsidRPr="009508C1">
        <w:rPr>
          <w:rFonts w:eastAsia="Times New Roman" w:cs="Arial"/>
        </w:rPr>
        <w:t>Xcode</w:t>
      </w:r>
      <w:proofErr w:type="spellEnd"/>
      <w:r w:rsidRPr="009508C1">
        <w:rPr>
          <w:rFonts w:eastAsia="Times New Roman" w:cs="Arial"/>
        </w:rPr>
        <w:t xml:space="preserve"> will not be supported. There are outstanding </w:t>
      </w:r>
      <w:proofErr w:type="spellStart"/>
      <w:r w:rsidRPr="009508C1">
        <w:rPr>
          <w:rFonts w:eastAsia="Times New Roman" w:cs="Arial"/>
        </w:rPr>
        <w:t>CMake</w:t>
      </w:r>
      <w:proofErr w:type="spellEnd"/>
      <w:r w:rsidRPr="009508C1">
        <w:rPr>
          <w:rFonts w:eastAsia="Times New Roman" w:cs="Arial"/>
        </w:rPr>
        <w:t xml:space="preserve"> </w:t>
      </w:r>
      <w:proofErr w:type="spellStart"/>
      <w:r w:rsidRPr="009508C1">
        <w:rPr>
          <w:rFonts w:eastAsia="Times New Roman" w:cs="Arial"/>
        </w:rPr>
        <w:t>Xcode</w:t>
      </w:r>
      <w:proofErr w:type="spellEnd"/>
      <w:r w:rsidRPr="009508C1">
        <w:rPr>
          <w:rFonts w:eastAsia="Times New Roman" w:cs="Arial"/>
        </w:rPr>
        <w:t xml:space="preserve"> issues with DCMTK that prevent </w:t>
      </w:r>
      <w:proofErr w:type="spellStart"/>
      <w:r w:rsidRPr="009508C1">
        <w:rPr>
          <w:rFonts w:eastAsia="Times New Roman" w:cs="Arial"/>
        </w:rPr>
        <w:t>Xcode</w:t>
      </w:r>
      <w:proofErr w:type="spellEnd"/>
      <w:r w:rsidRPr="009508C1">
        <w:rPr>
          <w:rFonts w:eastAsia="Times New Roman" w:cs="Arial"/>
        </w:rPr>
        <w:t xml:space="preserve"> support.</w:t>
      </w:r>
      <w:r>
        <w:rPr>
          <w:rFonts w:eastAsia="Times New Roman" w:cs="Arial"/>
        </w:rPr>
        <w:t xml:space="preserve"> Gr</w:t>
      </w:r>
      <w:r w:rsidRPr="009508C1">
        <w:rPr>
          <w:rFonts w:eastAsia="Times New Roman" w:cs="Arial"/>
        </w:rPr>
        <w:t xml:space="preserve">eg will email us a description of </w:t>
      </w:r>
      <w:r w:rsidR="00346B5D">
        <w:rPr>
          <w:rFonts w:eastAsia="Times New Roman" w:cs="Arial"/>
        </w:rPr>
        <w:t xml:space="preserve">the </w:t>
      </w:r>
      <w:r w:rsidRPr="009508C1">
        <w:rPr>
          <w:rFonts w:eastAsia="Times New Roman" w:cs="Arial"/>
        </w:rPr>
        <w:t xml:space="preserve">OSX DCMTK </w:t>
      </w:r>
      <w:proofErr w:type="spellStart"/>
      <w:r w:rsidRPr="009508C1">
        <w:rPr>
          <w:rFonts w:eastAsia="Times New Roman" w:cs="Arial"/>
        </w:rPr>
        <w:t>CMake</w:t>
      </w:r>
      <w:proofErr w:type="spellEnd"/>
      <w:r w:rsidRPr="009508C1">
        <w:rPr>
          <w:rFonts w:eastAsia="Times New Roman" w:cs="Arial"/>
        </w:rPr>
        <w:t xml:space="preserve"> issue to log into JIRA. We can track the issue for future DCMTK updates.</w:t>
      </w:r>
    </w:p>
    <w:p w:rsidR="00556836" w:rsidRPr="009508C1" w:rsidRDefault="00556836" w:rsidP="00556836">
      <w:pPr>
        <w:pStyle w:val="ListParagraph"/>
        <w:numPr>
          <w:ilvl w:val="0"/>
          <w:numId w:val="41"/>
        </w:numPr>
        <w:spacing w:before="100" w:beforeAutospacing="1" w:after="100" w:afterAutospacing="1"/>
        <w:rPr>
          <w:rFonts w:eastAsia="Times New Roman" w:cs="Arial"/>
        </w:rPr>
      </w:pPr>
      <w:r w:rsidRPr="009508C1">
        <w:rPr>
          <w:rFonts w:eastAsia="Times New Roman" w:cs="Arial"/>
        </w:rPr>
        <w:t xml:space="preserve">There will be one more </w:t>
      </w:r>
      <w:proofErr w:type="spellStart"/>
      <w:r w:rsidRPr="009508C1">
        <w:rPr>
          <w:rFonts w:eastAsia="Times New Roman" w:cs="Arial"/>
        </w:rPr>
        <w:t>Xcode</w:t>
      </w:r>
      <w:proofErr w:type="spellEnd"/>
      <w:r w:rsidRPr="009508C1">
        <w:rPr>
          <w:rFonts w:eastAsia="Times New Roman" w:cs="Arial"/>
        </w:rPr>
        <w:t xml:space="preserve"> test performed against the latest code from DCMTK to see if </w:t>
      </w:r>
      <w:proofErr w:type="spellStart"/>
      <w:r w:rsidRPr="009508C1">
        <w:rPr>
          <w:rFonts w:eastAsia="Times New Roman" w:cs="Arial"/>
        </w:rPr>
        <w:t>CMake</w:t>
      </w:r>
      <w:proofErr w:type="spellEnd"/>
      <w:r w:rsidRPr="009508C1">
        <w:rPr>
          <w:rFonts w:eastAsia="Times New Roman" w:cs="Arial"/>
        </w:rPr>
        <w:t xml:space="preserve"> support issues are fixed.</w:t>
      </w:r>
    </w:p>
    <w:p w:rsidR="00556836" w:rsidRPr="009508C1" w:rsidRDefault="00556836" w:rsidP="00556836">
      <w:pPr>
        <w:pStyle w:val="ListParagraph"/>
        <w:numPr>
          <w:ilvl w:val="0"/>
          <w:numId w:val="41"/>
        </w:numPr>
        <w:spacing w:before="100" w:beforeAutospacing="1" w:after="100" w:afterAutospacing="1"/>
        <w:rPr>
          <w:rFonts w:eastAsia="Times New Roman" w:cs="Arial"/>
        </w:rPr>
      </w:pPr>
      <w:r w:rsidRPr="009508C1">
        <w:rPr>
          <w:rFonts w:eastAsia="Times New Roman" w:cs="Arial"/>
        </w:rPr>
        <w:t>Documentation will be updated to direct users to build using "make" on OSX</w:t>
      </w:r>
    </w:p>
    <w:p w:rsidR="00556836" w:rsidRPr="009508C1" w:rsidRDefault="00556836" w:rsidP="00556836">
      <w:pPr>
        <w:pStyle w:val="ListParagraph"/>
        <w:numPr>
          <w:ilvl w:val="0"/>
          <w:numId w:val="41"/>
        </w:numPr>
        <w:spacing w:before="100" w:beforeAutospacing="1" w:after="100" w:afterAutospacing="1"/>
        <w:rPr>
          <w:rFonts w:eastAsia="Times New Roman" w:cs="Arial"/>
        </w:rPr>
      </w:pPr>
      <w:r w:rsidRPr="009508C1">
        <w:rPr>
          <w:rFonts w:eastAsia="Times New Roman" w:cs="Arial"/>
        </w:rPr>
        <w:t>Documentation will be updated with installation instructions for binaries on each supported platform</w:t>
      </w:r>
      <w:r w:rsidR="00346B5D">
        <w:rPr>
          <w:rFonts w:eastAsia="Times New Roman" w:cs="Arial"/>
        </w:rPr>
        <w:t>.</w:t>
      </w:r>
    </w:p>
    <w:p w:rsidR="00556836" w:rsidRPr="009508C1" w:rsidRDefault="00556836" w:rsidP="00556836">
      <w:pPr>
        <w:pStyle w:val="ListParagraph"/>
        <w:numPr>
          <w:ilvl w:val="0"/>
          <w:numId w:val="41"/>
        </w:numPr>
        <w:spacing w:before="100" w:beforeAutospacing="1" w:after="100" w:afterAutospacing="1"/>
        <w:rPr>
          <w:rFonts w:eastAsia="Times New Roman" w:cs="Arial"/>
        </w:rPr>
      </w:pPr>
      <w:r w:rsidRPr="009508C1">
        <w:rPr>
          <w:rFonts w:eastAsia="Times New Roman" w:cs="Arial"/>
        </w:rPr>
        <w:t xml:space="preserve">Documentation </w:t>
      </w:r>
      <w:r w:rsidR="00346B5D">
        <w:rPr>
          <w:rFonts w:eastAsia="Times New Roman" w:cs="Arial"/>
        </w:rPr>
        <w:t>was</w:t>
      </w:r>
      <w:r w:rsidR="00346B5D" w:rsidRPr="009508C1">
        <w:rPr>
          <w:rFonts w:eastAsia="Times New Roman" w:cs="Arial"/>
        </w:rPr>
        <w:t xml:space="preserve"> </w:t>
      </w:r>
      <w:r w:rsidRPr="009508C1">
        <w:rPr>
          <w:rFonts w:eastAsia="Times New Roman" w:cs="Arial"/>
        </w:rPr>
        <w:t xml:space="preserve">updated with build instructions for </w:t>
      </w:r>
      <w:proofErr w:type="spellStart"/>
      <w:r w:rsidRPr="009508C1">
        <w:rPr>
          <w:rFonts w:eastAsia="Times New Roman" w:cs="Arial"/>
        </w:rPr>
        <w:t>CentOS</w:t>
      </w:r>
      <w:proofErr w:type="spellEnd"/>
      <w:r w:rsidRPr="009508C1">
        <w:rPr>
          <w:rFonts w:eastAsia="Times New Roman" w:cs="Arial"/>
        </w:rPr>
        <w:t xml:space="preserve"> 6.4 32-bit</w:t>
      </w:r>
      <w:r w:rsidR="00346B5D">
        <w:rPr>
          <w:rFonts w:eastAsia="Times New Roman" w:cs="Arial"/>
        </w:rPr>
        <w:t>.</w:t>
      </w:r>
    </w:p>
    <w:p w:rsidR="00556836" w:rsidRDefault="00556836" w:rsidP="00556836">
      <w:pPr>
        <w:pStyle w:val="ListParagraph"/>
        <w:numPr>
          <w:ilvl w:val="0"/>
          <w:numId w:val="41"/>
        </w:numPr>
        <w:spacing w:before="100" w:beforeAutospacing="1" w:after="100" w:afterAutospacing="1"/>
        <w:rPr>
          <w:rFonts w:eastAsia="Times New Roman" w:cs="Arial"/>
        </w:rPr>
      </w:pPr>
      <w:r w:rsidRPr="009508C1">
        <w:rPr>
          <w:rFonts w:eastAsia="Times New Roman" w:cs="Arial"/>
        </w:rPr>
        <w:t>Documentation will be updated with Windows packaging instructions</w:t>
      </w:r>
      <w:r w:rsidR="00346B5D">
        <w:rPr>
          <w:rFonts w:eastAsia="Times New Roman" w:cs="Arial"/>
        </w:rPr>
        <w:t>.</w:t>
      </w:r>
    </w:p>
    <w:p w:rsidR="00556836" w:rsidRPr="00556836" w:rsidRDefault="00556836" w:rsidP="00556836">
      <w:pPr>
        <w:pStyle w:val="ListParagraph"/>
        <w:numPr>
          <w:ilvl w:val="0"/>
          <w:numId w:val="41"/>
        </w:numPr>
        <w:spacing w:before="100" w:beforeAutospacing="1" w:after="100" w:afterAutospacing="1"/>
        <w:rPr>
          <w:rFonts w:eastAsia="Times New Roman" w:cs="Arial"/>
        </w:rPr>
      </w:pPr>
      <w:r w:rsidRPr="00556836">
        <w:rPr>
          <w:rFonts w:eastAsia="Times New Roman" w:cs="Arial"/>
        </w:rPr>
        <w:t xml:space="preserve">All instructions will be migrated to </w:t>
      </w:r>
      <w:r w:rsidR="00346B5D">
        <w:rPr>
          <w:rFonts w:eastAsia="Times New Roman" w:cs="Arial"/>
        </w:rPr>
        <w:t xml:space="preserve">a </w:t>
      </w:r>
      <w:r w:rsidRPr="00556836">
        <w:rPr>
          <w:rFonts w:eastAsia="Times New Roman" w:cs="Arial"/>
        </w:rPr>
        <w:t xml:space="preserve">readme.txt file in the </w:t>
      </w:r>
      <w:proofErr w:type="spellStart"/>
      <w:r w:rsidRPr="00556836">
        <w:rPr>
          <w:rFonts w:eastAsia="Times New Roman" w:cs="Arial"/>
        </w:rPr>
        <w:t>AIMLib</w:t>
      </w:r>
      <w:proofErr w:type="spellEnd"/>
      <w:r w:rsidRPr="00556836">
        <w:rPr>
          <w:rFonts w:eastAsia="Times New Roman" w:cs="Arial"/>
        </w:rPr>
        <w:t xml:space="preserve"> directory</w:t>
      </w:r>
      <w:r w:rsidR="00346B5D">
        <w:rPr>
          <w:rFonts w:eastAsia="Times New Roman" w:cs="Arial"/>
        </w:rPr>
        <w:t>.</w:t>
      </w:r>
    </w:p>
    <w:p w:rsidR="001B0151" w:rsidRPr="00370D7C" w:rsidRDefault="001B0151" w:rsidP="001B0151">
      <w:pPr>
        <w:pStyle w:val="Heading2"/>
      </w:pPr>
      <w:bookmarkStart w:id="11" w:name="_Toc365560639"/>
      <w:r>
        <w:t>AIM Workstation</w:t>
      </w:r>
      <w:bookmarkEnd w:id="11"/>
    </w:p>
    <w:p w:rsidR="00147AF0" w:rsidRDefault="00147AF0" w:rsidP="00147AF0">
      <w:pPr>
        <w:rPr>
          <w:rFonts w:cs="Arial"/>
          <w:szCs w:val="20"/>
        </w:rPr>
      </w:pPr>
      <w:r>
        <w:rPr>
          <w:rFonts w:cs="Arial"/>
          <w:szCs w:val="20"/>
        </w:rPr>
        <w:t xml:space="preserve">The 4.0 workstation is </w:t>
      </w:r>
      <w:r w:rsidR="001E7F3B">
        <w:rPr>
          <w:rFonts w:cs="Arial"/>
          <w:szCs w:val="20"/>
        </w:rPr>
        <w:t>read</w:t>
      </w:r>
      <w:r w:rsidR="001E376A">
        <w:rPr>
          <w:rFonts w:cs="Arial"/>
          <w:szCs w:val="20"/>
        </w:rPr>
        <w:t>y</w:t>
      </w:r>
      <w:r w:rsidR="001E7F3B">
        <w:rPr>
          <w:rFonts w:cs="Arial"/>
          <w:szCs w:val="20"/>
        </w:rPr>
        <w:t xml:space="preserve"> for release</w:t>
      </w:r>
      <w:r>
        <w:rPr>
          <w:rFonts w:cs="Arial"/>
          <w:szCs w:val="20"/>
        </w:rPr>
        <w:t xml:space="preserve">. We continue to implement the AIM 4.1 workstation, upgrading the workstation to the latest source code from ClearCanvas. We continue working on implementing DICOM segmentation, an addition to </w:t>
      </w:r>
      <w:r w:rsidR="00F3376E">
        <w:rPr>
          <w:rFonts w:cs="Arial"/>
          <w:szCs w:val="20"/>
        </w:rPr>
        <w:t xml:space="preserve">the </w:t>
      </w:r>
      <w:r>
        <w:rPr>
          <w:rFonts w:cs="Arial"/>
          <w:szCs w:val="20"/>
        </w:rPr>
        <w:t>existing ClearCanvas workstation to support DICOM segmentation capability on the workstation 4.5.</w:t>
      </w:r>
    </w:p>
    <w:p w:rsidR="00147AF0" w:rsidRDefault="00147AF0" w:rsidP="00147AF0">
      <w:pPr>
        <w:rPr>
          <w:rFonts w:cs="Arial"/>
          <w:szCs w:val="20"/>
        </w:rPr>
      </w:pPr>
      <w:r>
        <w:rPr>
          <w:rFonts w:cs="Arial"/>
          <w:szCs w:val="20"/>
        </w:rPr>
        <w:t xml:space="preserve">During the first week of </w:t>
      </w:r>
      <w:r w:rsidR="001E376A">
        <w:rPr>
          <w:rFonts w:cs="Arial"/>
          <w:szCs w:val="20"/>
        </w:rPr>
        <w:t>September</w:t>
      </w:r>
      <w:r>
        <w:rPr>
          <w:rFonts w:cs="Arial"/>
          <w:szCs w:val="20"/>
        </w:rPr>
        <w:t>, the AIM team worked on the following issues.</w:t>
      </w:r>
    </w:p>
    <w:p w:rsidR="00056126" w:rsidRDefault="00056126" w:rsidP="00056126">
      <w:pPr>
        <w:ind w:left="360"/>
        <w:rPr>
          <w:rFonts w:cs="Arial"/>
          <w:szCs w:val="20"/>
        </w:rPr>
      </w:pPr>
      <w:r>
        <w:rPr>
          <w:rFonts w:cs="Arial"/>
          <w:szCs w:val="20"/>
        </w:rPr>
        <w:t>Workstation 4.0</w:t>
      </w:r>
    </w:p>
    <w:p w:rsidR="00056126" w:rsidRPr="00056126" w:rsidRDefault="00056126" w:rsidP="00056126">
      <w:pPr>
        <w:numPr>
          <w:ilvl w:val="0"/>
          <w:numId w:val="17"/>
        </w:numPr>
        <w:spacing w:before="0"/>
        <w:rPr>
          <w:rFonts w:eastAsia="Times New Roman" w:cs="Arial"/>
        </w:rPr>
      </w:pPr>
      <w:r w:rsidRPr="00056126">
        <w:rPr>
          <w:rFonts w:eastAsia="Times New Roman" w:cs="Arial"/>
        </w:rPr>
        <w:t>Waiting for QA result</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Done - Add menu items for XNAT, AIM Data Service, etc. (https://tracker.nci.nih.gov/browse/AIMWS-200)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Changed title "Send Annotations to Data Service" (https://tracker.nci.nih.gov/browse/AIMWS-199)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Fixes for Data Service result display crashes (https://tracker.nci.nih.gov/browse/AIMWS-198)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Error appears when there is no value in Imaging Observation Characteristic from an AIM XML document retrieved from </w:t>
      </w:r>
      <w:r w:rsidR="00346B5D">
        <w:rPr>
          <w:rFonts w:eastAsia="Times New Roman" w:cs="Arial"/>
        </w:rPr>
        <w:t xml:space="preserve">a </w:t>
      </w:r>
      <w:r w:rsidRPr="00056126">
        <w:rPr>
          <w:rFonts w:eastAsia="Times New Roman" w:cs="Arial"/>
        </w:rPr>
        <w:t xml:space="preserve">data service (https://tracker.nci.nih.gov/browse/AIMWS-196)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Empty annotation causes problem on the UI (https://tracker.nci.nih.gov/browse/AIMWS-201)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AIM Data Service Search Filters are not returning the correct results. (https://tracker.nci.nih.gov/browse/AIMWS-179) </w:t>
      </w:r>
    </w:p>
    <w:p w:rsidR="00056126" w:rsidRPr="00056126" w:rsidRDefault="00056126" w:rsidP="00056126">
      <w:pPr>
        <w:numPr>
          <w:ilvl w:val="0"/>
          <w:numId w:val="17"/>
        </w:numPr>
        <w:spacing w:before="0"/>
        <w:rPr>
          <w:rFonts w:eastAsia="Times New Roman" w:cs="Arial"/>
        </w:rPr>
      </w:pPr>
      <w:r w:rsidRPr="00056126">
        <w:rPr>
          <w:rFonts w:eastAsia="Times New Roman" w:cs="Arial"/>
        </w:rPr>
        <w:t xml:space="preserve">API key credential expiration time was not working properly (https://tracker.nci.nih.gov/browse/AIMWS-202) </w:t>
      </w:r>
    </w:p>
    <w:p w:rsidR="00056126" w:rsidRDefault="00056126" w:rsidP="00056126">
      <w:pPr>
        <w:spacing w:before="0"/>
        <w:ind w:left="360"/>
        <w:rPr>
          <w:rFonts w:eastAsia="Times New Roman" w:cs="Arial"/>
        </w:rPr>
      </w:pPr>
    </w:p>
    <w:p w:rsidR="00056126" w:rsidRDefault="00056126" w:rsidP="00056126">
      <w:pPr>
        <w:spacing w:before="0"/>
        <w:ind w:left="360"/>
        <w:rPr>
          <w:rFonts w:eastAsia="Times New Roman" w:cs="Arial"/>
        </w:rPr>
      </w:pPr>
      <w:r>
        <w:rPr>
          <w:rFonts w:eastAsia="Times New Roman" w:cs="Arial"/>
        </w:rPr>
        <w:t>Workstation 4.1</w:t>
      </w:r>
      <w:r w:rsidR="00EC5E8E">
        <w:rPr>
          <w:rFonts w:eastAsia="Times New Roman" w:cs="Arial"/>
        </w:rPr>
        <w:t xml:space="preserve"> </w:t>
      </w:r>
    </w:p>
    <w:p w:rsidR="00056126" w:rsidRPr="00056126" w:rsidRDefault="00056126" w:rsidP="00056126">
      <w:pPr>
        <w:numPr>
          <w:ilvl w:val="0"/>
          <w:numId w:val="17"/>
        </w:numPr>
        <w:spacing w:before="0"/>
        <w:rPr>
          <w:rFonts w:eastAsia="Times New Roman" w:cs="Arial"/>
        </w:rPr>
      </w:pPr>
      <w:r>
        <w:rPr>
          <w:rFonts w:eastAsia="Times New Roman" w:cs="Arial"/>
        </w:rPr>
        <w:t>C</w:t>
      </w:r>
      <w:r w:rsidRPr="00056126">
        <w:rPr>
          <w:rFonts w:eastAsia="Times New Roman" w:cs="Arial"/>
        </w:rPr>
        <w:t xml:space="preserve">hanges similar to the AIM Workstation 4.0 changes made to </w:t>
      </w:r>
      <w:r w:rsidR="00346B5D">
        <w:rPr>
          <w:rFonts w:eastAsia="Times New Roman" w:cs="Arial"/>
        </w:rPr>
        <w:t>this version</w:t>
      </w:r>
      <w:r w:rsidR="00346B5D" w:rsidRPr="00056126">
        <w:rPr>
          <w:rFonts w:eastAsia="Times New Roman" w:cs="Arial"/>
        </w:rPr>
        <w:t xml:space="preserve"> </w:t>
      </w:r>
      <w:r w:rsidRPr="00056126">
        <w:rPr>
          <w:rFonts w:eastAsia="Times New Roman" w:cs="Arial"/>
        </w:rPr>
        <w:t>as well.</w:t>
      </w:r>
    </w:p>
    <w:p w:rsidR="00056126" w:rsidRPr="00056126" w:rsidRDefault="00346B5D" w:rsidP="00056126">
      <w:pPr>
        <w:numPr>
          <w:ilvl w:val="0"/>
          <w:numId w:val="17"/>
        </w:numPr>
        <w:spacing w:before="0"/>
        <w:rPr>
          <w:rFonts w:eastAsia="Times New Roman" w:cs="Arial"/>
        </w:rPr>
      </w:pPr>
      <w:r>
        <w:rPr>
          <w:rFonts w:eastAsia="Times New Roman" w:cs="Arial"/>
        </w:rPr>
        <w:t>There is a p</w:t>
      </w:r>
      <w:r w:rsidR="00056126" w:rsidRPr="00056126">
        <w:rPr>
          <w:rFonts w:eastAsia="Times New Roman" w:cs="Arial"/>
        </w:rPr>
        <w:t>roblem with workstation service installer that requires administrative privilege. Need to discuss with ClearCanvas team member.</w:t>
      </w:r>
    </w:p>
    <w:p w:rsidR="000F5A42" w:rsidRDefault="00056126" w:rsidP="00056126">
      <w:pPr>
        <w:numPr>
          <w:ilvl w:val="0"/>
          <w:numId w:val="17"/>
        </w:numPr>
        <w:spacing w:before="0"/>
        <w:rPr>
          <w:rFonts w:eastAsia="Times New Roman" w:cs="Arial"/>
        </w:rPr>
      </w:pPr>
      <w:r w:rsidRPr="00056126">
        <w:rPr>
          <w:rFonts w:eastAsia="Times New Roman" w:cs="Arial"/>
        </w:rPr>
        <w:lastRenderedPageBreak/>
        <w:t>Pending QA results for 4.0, a new build for workstation 4.1 is forthcoming.</w:t>
      </w:r>
    </w:p>
    <w:p w:rsidR="00147AF0" w:rsidRPr="00E920E7" w:rsidRDefault="00147AF0" w:rsidP="00147AF0">
      <w:pPr>
        <w:tabs>
          <w:tab w:val="left" w:pos="7000"/>
        </w:tabs>
        <w:spacing w:after="120"/>
        <w:rPr>
          <w:szCs w:val="20"/>
        </w:rPr>
      </w:pPr>
      <w:r w:rsidRPr="00883A8B">
        <w:rPr>
          <w:szCs w:val="20"/>
        </w:rPr>
        <w:t xml:space="preserve">During the </w:t>
      </w:r>
      <w:r w:rsidR="000F5A42">
        <w:rPr>
          <w:szCs w:val="20"/>
        </w:rPr>
        <w:t>second</w:t>
      </w:r>
      <w:r w:rsidRPr="00883A8B">
        <w:rPr>
          <w:szCs w:val="20"/>
        </w:rPr>
        <w:t xml:space="preserve"> week of </w:t>
      </w:r>
      <w:r w:rsidR="000C1FE5">
        <w:rPr>
          <w:szCs w:val="20"/>
        </w:rPr>
        <w:t>September</w:t>
      </w:r>
      <w:r w:rsidRPr="00883A8B">
        <w:rPr>
          <w:szCs w:val="20"/>
        </w:rPr>
        <w:t>, the AIM team work</w:t>
      </w:r>
      <w:r>
        <w:rPr>
          <w:szCs w:val="20"/>
        </w:rPr>
        <w:t>ed</w:t>
      </w:r>
      <w:r w:rsidRPr="00E920E7">
        <w:rPr>
          <w:szCs w:val="20"/>
        </w:rPr>
        <w:t xml:space="preserve"> on the following issues</w:t>
      </w:r>
      <w:r w:rsidR="000F5A42">
        <w:rPr>
          <w:szCs w:val="20"/>
        </w:rPr>
        <w:t xml:space="preserve"> for AIM workstation 4.0 and 4.1</w:t>
      </w:r>
      <w:r w:rsidRPr="00E920E7">
        <w:rPr>
          <w:szCs w:val="20"/>
        </w:rPr>
        <w:t>.</w:t>
      </w:r>
    </w:p>
    <w:p w:rsidR="000F5A42" w:rsidRDefault="007345D3" w:rsidP="007345D3">
      <w:pPr>
        <w:ind w:firstLine="360"/>
        <w:rPr>
          <w:rFonts w:eastAsia="Times New Roman" w:cs="Arial"/>
        </w:rPr>
      </w:pPr>
      <w:r>
        <w:rPr>
          <w:rFonts w:eastAsia="Times New Roman" w:cs="Arial"/>
        </w:rPr>
        <w:t xml:space="preserve">Workstation </w:t>
      </w:r>
      <w:r w:rsidR="000F5A42">
        <w:rPr>
          <w:rFonts w:eastAsia="Times New Roman" w:cs="Arial"/>
        </w:rPr>
        <w:t>4.0</w:t>
      </w:r>
    </w:p>
    <w:p w:rsidR="000F5A42" w:rsidRPr="00C47788" w:rsidRDefault="000C1FE5" w:rsidP="00B85F83">
      <w:pPr>
        <w:pStyle w:val="ListParagraph"/>
        <w:numPr>
          <w:ilvl w:val="0"/>
          <w:numId w:val="18"/>
        </w:numPr>
        <w:spacing w:before="0"/>
        <w:rPr>
          <w:rFonts w:eastAsia="Times New Roman" w:cs="Arial"/>
        </w:rPr>
      </w:pPr>
      <w:r>
        <w:rPr>
          <w:rFonts w:eastAsia="Times New Roman" w:cs="Arial"/>
        </w:rPr>
        <w:t>Waiting for QA result</w:t>
      </w:r>
    </w:p>
    <w:p w:rsidR="000F5A42" w:rsidRDefault="007345D3" w:rsidP="007345D3">
      <w:pPr>
        <w:ind w:firstLine="360"/>
        <w:rPr>
          <w:rFonts w:eastAsia="Times New Roman" w:cs="Arial"/>
        </w:rPr>
      </w:pPr>
      <w:r>
        <w:rPr>
          <w:rFonts w:eastAsia="Times New Roman" w:cs="Arial"/>
        </w:rPr>
        <w:t xml:space="preserve">Workstation </w:t>
      </w:r>
      <w:r w:rsidR="000F5A42">
        <w:rPr>
          <w:rFonts w:eastAsia="Times New Roman" w:cs="Arial"/>
        </w:rPr>
        <w:t xml:space="preserve">4.1 (Code update the latest </w:t>
      </w:r>
      <w:proofErr w:type="spellStart"/>
      <w:r w:rsidR="000F5A42">
        <w:rPr>
          <w:rFonts w:eastAsia="Times New Roman" w:cs="Arial"/>
        </w:rPr>
        <w:t>ClearCanvas</w:t>
      </w:r>
      <w:proofErr w:type="spellEnd"/>
      <w:r w:rsidR="000F5A42">
        <w:rPr>
          <w:rFonts w:eastAsia="Times New Roman" w:cs="Arial"/>
        </w:rPr>
        <w:t xml:space="preserve"> code on </w:t>
      </w:r>
      <w:proofErr w:type="spellStart"/>
      <w:r w:rsidR="000F5A42">
        <w:rPr>
          <w:rFonts w:eastAsia="Times New Roman" w:cs="Arial"/>
        </w:rPr>
        <w:t>GitHub</w:t>
      </w:r>
      <w:proofErr w:type="spellEnd"/>
      <w:r w:rsidR="000F5A42">
        <w:rPr>
          <w:rFonts w:eastAsia="Times New Roman" w:cs="Arial"/>
        </w:rPr>
        <w:t>)</w:t>
      </w:r>
    </w:p>
    <w:p w:rsidR="000C1FE5" w:rsidRPr="000C1FE5" w:rsidRDefault="000C1FE5" w:rsidP="000C1FE5">
      <w:pPr>
        <w:pStyle w:val="ListParagraph"/>
        <w:numPr>
          <w:ilvl w:val="0"/>
          <w:numId w:val="18"/>
        </w:numPr>
        <w:rPr>
          <w:rFonts w:eastAsia="Times New Roman" w:cs="Arial"/>
        </w:rPr>
      </w:pPr>
      <w:r w:rsidRPr="000C1FE5">
        <w:rPr>
          <w:rFonts w:eastAsia="Times New Roman" w:cs="Arial"/>
        </w:rPr>
        <w:t xml:space="preserve">AIM Workstation 4.1 was waiting on QA results for workstation 4.0. There will be </w:t>
      </w:r>
      <w:r w:rsidR="00CA3F58">
        <w:rPr>
          <w:rFonts w:eastAsia="Times New Roman" w:cs="Arial"/>
        </w:rPr>
        <w:t xml:space="preserve">a </w:t>
      </w:r>
      <w:r w:rsidRPr="000C1FE5">
        <w:rPr>
          <w:rFonts w:eastAsia="Times New Roman" w:cs="Arial"/>
        </w:rPr>
        <w:t xml:space="preserve">new test build coming out this week. </w:t>
      </w:r>
    </w:p>
    <w:p w:rsidR="00976946" w:rsidRDefault="000C1FE5" w:rsidP="000C1FE5">
      <w:pPr>
        <w:pStyle w:val="ListParagraph"/>
        <w:numPr>
          <w:ilvl w:val="0"/>
          <w:numId w:val="18"/>
        </w:numPr>
        <w:rPr>
          <w:rFonts w:eastAsia="Times New Roman" w:cs="Arial"/>
        </w:rPr>
      </w:pPr>
      <w:r w:rsidRPr="000C1FE5">
        <w:rPr>
          <w:rFonts w:eastAsia="Times New Roman" w:cs="Arial"/>
        </w:rPr>
        <w:t xml:space="preserve">One carry-over known issue is </w:t>
      </w:r>
      <w:r w:rsidR="00CA3F58">
        <w:rPr>
          <w:rFonts w:eastAsia="Times New Roman" w:cs="Arial"/>
        </w:rPr>
        <w:t xml:space="preserve">the </w:t>
      </w:r>
      <w:r w:rsidRPr="000C1FE5">
        <w:rPr>
          <w:rFonts w:eastAsia="Times New Roman" w:cs="Arial"/>
        </w:rPr>
        <w:t>implementation of setting dir</w:t>
      </w:r>
      <w:r>
        <w:rPr>
          <w:rFonts w:eastAsia="Times New Roman" w:cs="Arial"/>
        </w:rPr>
        <w:t>ectory permissions during setup</w:t>
      </w:r>
      <w:r w:rsidR="000F5A42">
        <w:rPr>
          <w:rFonts w:eastAsia="Times New Roman" w:cs="Arial"/>
        </w:rPr>
        <w:t>.</w:t>
      </w:r>
    </w:p>
    <w:p w:rsidR="0001467F" w:rsidRPr="00E920E7" w:rsidRDefault="0001467F" w:rsidP="0001467F">
      <w:pPr>
        <w:tabs>
          <w:tab w:val="left" w:pos="7000"/>
        </w:tabs>
        <w:spacing w:after="120"/>
        <w:rPr>
          <w:szCs w:val="20"/>
        </w:rPr>
      </w:pPr>
      <w:r w:rsidRPr="00883A8B">
        <w:rPr>
          <w:szCs w:val="20"/>
        </w:rPr>
        <w:t xml:space="preserve">During the </w:t>
      </w:r>
      <w:r>
        <w:rPr>
          <w:szCs w:val="20"/>
        </w:rPr>
        <w:t>third</w:t>
      </w:r>
      <w:r w:rsidRPr="00883A8B">
        <w:rPr>
          <w:szCs w:val="20"/>
        </w:rPr>
        <w:t xml:space="preserve"> week of </w:t>
      </w:r>
      <w:r w:rsidR="00774D4B">
        <w:rPr>
          <w:szCs w:val="20"/>
        </w:rPr>
        <w:t>September</w:t>
      </w:r>
      <w:r w:rsidRPr="00883A8B">
        <w:rPr>
          <w:szCs w:val="20"/>
        </w:rPr>
        <w:t>, the AIM team work</w:t>
      </w:r>
      <w:r>
        <w:rPr>
          <w:szCs w:val="20"/>
        </w:rPr>
        <w:t>ed</w:t>
      </w:r>
      <w:r w:rsidRPr="00E920E7">
        <w:rPr>
          <w:szCs w:val="20"/>
        </w:rPr>
        <w:t xml:space="preserve"> on the following issues</w:t>
      </w:r>
      <w:r>
        <w:rPr>
          <w:szCs w:val="20"/>
        </w:rPr>
        <w:t xml:space="preserve"> for AIM workstation 4.0 and 4.1</w:t>
      </w:r>
      <w:r w:rsidRPr="00E920E7">
        <w:rPr>
          <w:szCs w:val="20"/>
        </w:rPr>
        <w:t>.</w:t>
      </w:r>
    </w:p>
    <w:p w:rsidR="0001467F" w:rsidRDefault="0001467F" w:rsidP="0001467F">
      <w:pPr>
        <w:ind w:firstLine="360"/>
        <w:rPr>
          <w:rFonts w:eastAsia="Times New Roman" w:cs="Arial"/>
        </w:rPr>
      </w:pPr>
      <w:r>
        <w:rPr>
          <w:rFonts w:eastAsia="Times New Roman" w:cs="Arial"/>
        </w:rPr>
        <w:t>Workstation 4.0</w:t>
      </w:r>
    </w:p>
    <w:p w:rsidR="00046A0A" w:rsidRPr="00046A0A" w:rsidRDefault="00046A0A" w:rsidP="00046A0A">
      <w:pPr>
        <w:pStyle w:val="ListParagraph"/>
        <w:numPr>
          <w:ilvl w:val="0"/>
          <w:numId w:val="37"/>
        </w:numPr>
        <w:spacing w:before="0"/>
        <w:ind w:left="720"/>
        <w:rPr>
          <w:rFonts w:eastAsia="Times New Roman" w:cs="Arial"/>
        </w:rPr>
      </w:pPr>
      <w:r w:rsidRPr="00046A0A">
        <w:rPr>
          <w:rFonts w:eastAsia="Times New Roman" w:cs="Arial"/>
        </w:rPr>
        <w:t>Workstation 4.0 final buil</w:t>
      </w:r>
      <w:r w:rsidR="00CA3F58">
        <w:rPr>
          <w:rFonts w:eastAsia="Times New Roman" w:cs="Arial"/>
        </w:rPr>
        <w:t>d</w:t>
      </w:r>
      <w:r w:rsidRPr="00046A0A">
        <w:rPr>
          <w:rFonts w:eastAsia="Times New Roman" w:cs="Arial"/>
        </w:rPr>
        <w:t xml:space="preserve"> (Released version)</w:t>
      </w:r>
    </w:p>
    <w:p w:rsidR="00046A0A" w:rsidRPr="00046A0A" w:rsidRDefault="00046A0A" w:rsidP="00046A0A">
      <w:pPr>
        <w:pStyle w:val="ListParagraph"/>
        <w:numPr>
          <w:ilvl w:val="0"/>
          <w:numId w:val="37"/>
        </w:numPr>
        <w:spacing w:before="0"/>
        <w:ind w:left="720"/>
        <w:rPr>
          <w:rFonts w:eastAsia="Times New Roman" w:cs="Arial"/>
        </w:rPr>
      </w:pPr>
      <w:r w:rsidRPr="00046A0A">
        <w:rPr>
          <w:rFonts w:eastAsia="Times New Roman" w:cs="Arial"/>
        </w:rPr>
        <w:t>Waiting for approval</w:t>
      </w:r>
    </w:p>
    <w:p w:rsidR="0001467F" w:rsidRDefault="0001467F" w:rsidP="00DB0636">
      <w:pPr>
        <w:spacing w:before="0"/>
        <w:ind w:firstLine="360"/>
        <w:rPr>
          <w:rFonts w:eastAsia="Times New Roman" w:cs="Arial"/>
        </w:rPr>
      </w:pPr>
      <w:r>
        <w:rPr>
          <w:rFonts w:eastAsia="Times New Roman" w:cs="Arial"/>
        </w:rPr>
        <w:t>Workstation 4.1 (</w:t>
      </w:r>
      <w:r w:rsidR="00B519D0">
        <w:rPr>
          <w:rFonts w:eastAsia="Times New Roman" w:cs="Arial"/>
        </w:rPr>
        <w:t>Updated c</w:t>
      </w:r>
      <w:r>
        <w:rPr>
          <w:rFonts w:eastAsia="Times New Roman" w:cs="Arial"/>
        </w:rPr>
        <w:t xml:space="preserve">ode </w:t>
      </w:r>
      <w:r w:rsidR="00B519D0">
        <w:rPr>
          <w:rFonts w:eastAsia="Times New Roman" w:cs="Arial"/>
        </w:rPr>
        <w:t xml:space="preserve">to </w:t>
      </w:r>
      <w:r>
        <w:rPr>
          <w:rFonts w:eastAsia="Times New Roman" w:cs="Arial"/>
        </w:rPr>
        <w:t xml:space="preserve">the latest </w:t>
      </w:r>
      <w:proofErr w:type="spellStart"/>
      <w:r>
        <w:rPr>
          <w:rFonts w:eastAsia="Times New Roman" w:cs="Arial"/>
        </w:rPr>
        <w:t>ClearCanvas</w:t>
      </w:r>
      <w:proofErr w:type="spellEnd"/>
      <w:r>
        <w:rPr>
          <w:rFonts w:eastAsia="Times New Roman" w:cs="Arial"/>
        </w:rPr>
        <w:t xml:space="preserve"> code on </w:t>
      </w:r>
      <w:proofErr w:type="spellStart"/>
      <w:r>
        <w:rPr>
          <w:rFonts w:eastAsia="Times New Roman" w:cs="Arial"/>
        </w:rPr>
        <w:t>GitHub</w:t>
      </w:r>
      <w:proofErr w:type="spellEnd"/>
      <w:r>
        <w:rPr>
          <w:rFonts w:eastAsia="Times New Roman" w:cs="Arial"/>
        </w:rPr>
        <w:t>)</w:t>
      </w:r>
    </w:p>
    <w:p w:rsidR="00046A0A" w:rsidRPr="00046A0A" w:rsidRDefault="00046A0A" w:rsidP="00046A0A">
      <w:pPr>
        <w:pStyle w:val="ListParagraph"/>
        <w:numPr>
          <w:ilvl w:val="0"/>
          <w:numId w:val="18"/>
        </w:numPr>
        <w:spacing w:before="0"/>
        <w:rPr>
          <w:rFonts w:eastAsia="Times New Roman" w:cs="Arial"/>
        </w:rPr>
      </w:pPr>
      <w:r w:rsidRPr="00046A0A">
        <w:rPr>
          <w:rFonts w:eastAsia="Times New Roman" w:cs="Arial"/>
        </w:rPr>
        <w:t>Alpha 3 buil</w:t>
      </w:r>
      <w:r w:rsidR="00CA3F58">
        <w:rPr>
          <w:rFonts w:eastAsia="Times New Roman" w:cs="Arial"/>
        </w:rPr>
        <w:t>d</w:t>
      </w:r>
      <w:r w:rsidRPr="00046A0A">
        <w:rPr>
          <w:rFonts w:eastAsia="Times New Roman" w:cs="Arial"/>
        </w:rPr>
        <w:t xml:space="preserve"> released</w:t>
      </w:r>
    </w:p>
    <w:p w:rsidR="0001467F" w:rsidRPr="00EE1B23" w:rsidRDefault="00046A0A" w:rsidP="00046A0A">
      <w:pPr>
        <w:pStyle w:val="ListParagraph"/>
        <w:numPr>
          <w:ilvl w:val="0"/>
          <w:numId w:val="18"/>
        </w:numPr>
        <w:rPr>
          <w:b/>
          <w:bCs/>
        </w:rPr>
      </w:pPr>
      <w:r w:rsidRPr="00046A0A">
        <w:rPr>
          <w:rFonts w:eastAsia="Times New Roman" w:cs="Arial"/>
        </w:rPr>
        <w:t xml:space="preserve">It is no longer required to run the workstation as Windows Administrator. The </w:t>
      </w:r>
      <w:r w:rsidR="00CA3F58" w:rsidRPr="00046A0A">
        <w:rPr>
          <w:rFonts w:eastAsia="Times New Roman" w:cs="Arial"/>
        </w:rPr>
        <w:t xml:space="preserve">workstation installer </w:t>
      </w:r>
      <w:r w:rsidR="00CA3F58">
        <w:rPr>
          <w:rFonts w:eastAsia="Times New Roman" w:cs="Arial"/>
        </w:rPr>
        <w:t xml:space="preserve">is setting data folder </w:t>
      </w:r>
      <w:r w:rsidRPr="00046A0A">
        <w:rPr>
          <w:rFonts w:eastAsia="Times New Roman" w:cs="Arial"/>
        </w:rPr>
        <w:t>permissions.</w:t>
      </w:r>
    </w:p>
    <w:p w:rsidR="00624F14" w:rsidRPr="00E920E7" w:rsidRDefault="00624F14" w:rsidP="00624F14">
      <w:pPr>
        <w:tabs>
          <w:tab w:val="left" w:pos="7000"/>
        </w:tabs>
        <w:spacing w:after="120"/>
        <w:rPr>
          <w:szCs w:val="20"/>
        </w:rPr>
      </w:pPr>
      <w:r w:rsidRPr="00883A8B">
        <w:rPr>
          <w:szCs w:val="20"/>
        </w:rPr>
        <w:t xml:space="preserve">During the </w:t>
      </w:r>
      <w:r>
        <w:rPr>
          <w:szCs w:val="20"/>
        </w:rPr>
        <w:t>fourth</w:t>
      </w:r>
      <w:r w:rsidRPr="00883A8B">
        <w:rPr>
          <w:szCs w:val="20"/>
        </w:rPr>
        <w:t xml:space="preserve"> week of </w:t>
      </w:r>
      <w:r w:rsidR="00774D4B">
        <w:rPr>
          <w:szCs w:val="20"/>
        </w:rPr>
        <w:t>September</w:t>
      </w:r>
      <w:r w:rsidRPr="00883A8B">
        <w:rPr>
          <w:szCs w:val="20"/>
        </w:rPr>
        <w:t>, the AIM team work</w:t>
      </w:r>
      <w:r>
        <w:rPr>
          <w:szCs w:val="20"/>
        </w:rPr>
        <w:t>ed</w:t>
      </w:r>
      <w:r w:rsidRPr="00E920E7">
        <w:rPr>
          <w:szCs w:val="20"/>
        </w:rPr>
        <w:t xml:space="preserve"> on the following issues</w:t>
      </w:r>
      <w:r>
        <w:rPr>
          <w:szCs w:val="20"/>
        </w:rPr>
        <w:t xml:space="preserve"> for AIM workstation 4.0 and 4.1</w:t>
      </w:r>
      <w:r w:rsidRPr="00E920E7">
        <w:rPr>
          <w:szCs w:val="20"/>
        </w:rPr>
        <w:t>.</w:t>
      </w:r>
    </w:p>
    <w:p w:rsidR="00624F14" w:rsidRDefault="00624F14" w:rsidP="00624F14">
      <w:pPr>
        <w:ind w:firstLine="360"/>
        <w:rPr>
          <w:rFonts w:eastAsia="Times New Roman" w:cs="Arial"/>
        </w:rPr>
      </w:pPr>
      <w:r>
        <w:rPr>
          <w:rFonts w:eastAsia="Times New Roman" w:cs="Arial"/>
        </w:rPr>
        <w:t>Workstation 4.0</w:t>
      </w:r>
    </w:p>
    <w:p w:rsidR="00624F14" w:rsidRPr="00C47788" w:rsidRDefault="00624F14" w:rsidP="00774D4B">
      <w:pPr>
        <w:pStyle w:val="ListParagraph"/>
        <w:numPr>
          <w:ilvl w:val="0"/>
          <w:numId w:val="18"/>
        </w:numPr>
        <w:spacing w:before="0"/>
        <w:rPr>
          <w:rFonts w:eastAsia="Times New Roman" w:cs="Arial"/>
        </w:rPr>
      </w:pPr>
      <w:r w:rsidRPr="00624F14">
        <w:rPr>
          <w:rFonts w:eastAsia="Times New Roman" w:cs="Arial"/>
        </w:rPr>
        <w:t xml:space="preserve">Waiting for </w:t>
      </w:r>
      <w:r w:rsidR="00774D4B">
        <w:rPr>
          <w:rFonts w:eastAsia="Times New Roman" w:cs="Arial"/>
        </w:rPr>
        <w:t>a public release</w:t>
      </w:r>
    </w:p>
    <w:p w:rsidR="00624F14" w:rsidRDefault="00624F14" w:rsidP="00624F14">
      <w:pPr>
        <w:spacing w:before="0"/>
        <w:ind w:firstLine="360"/>
        <w:rPr>
          <w:rFonts w:eastAsia="Times New Roman" w:cs="Arial"/>
        </w:rPr>
      </w:pPr>
      <w:r>
        <w:rPr>
          <w:rFonts w:eastAsia="Times New Roman" w:cs="Arial"/>
        </w:rPr>
        <w:t>Workstation 4.1 (</w:t>
      </w:r>
      <w:r w:rsidR="00B519D0">
        <w:rPr>
          <w:rFonts w:eastAsia="Times New Roman" w:cs="Arial"/>
        </w:rPr>
        <w:t xml:space="preserve">Updated to </w:t>
      </w:r>
      <w:r>
        <w:rPr>
          <w:rFonts w:eastAsia="Times New Roman" w:cs="Arial"/>
        </w:rPr>
        <w:t xml:space="preserve">the latest </w:t>
      </w:r>
      <w:proofErr w:type="spellStart"/>
      <w:r>
        <w:rPr>
          <w:rFonts w:eastAsia="Times New Roman" w:cs="Arial"/>
        </w:rPr>
        <w:t>ClearCanvas</w:t>
      </w:r>
      <w:proofErr w:type="spellEnd"/>
      <w:r>
        <w:rPr>
          <w:rFonts w:eastAsia="Times New Roman" w:cs="Arial"/>
        </w:rPr>
        <w:t xml:space="preserve"> code on </w:t>
      </w:r>
      <w:proofErr w:type="spellStart"/>
      <w:r>
        <w:rPr>
          <w:rFonts w:eastAsia="Times New Roman" w:cs="Arial"/>
        </w:rPr>
        <w:t>GitHub</w:t>
      </w:r>
      <w:proofErr w:type="spellEnd"/>
      <w:r>
        <w:rPr>
          <w:rFonts w:eastAsia="Times New Roman" w:cs="Arial"/>
        </w:rPr>
        <w:t>)</w:t>
      </w:r>
    </w:p>
    <w:p w:rsidR="00624F14" w:rsidRPr="00624F14" w:rsidRDefault="00CA3F58" w:rsidP="00624F14">
      <w:pPr>
        <w:pStyle w:val="ListParagraph"/>
        <w:numPr>
          <w:ilvl w:val="0"/>
          <w:numId w:val="18"/>
        </w:numPr>
        <w:spacing w:before="0"/>
        <w:rPr>
          <w:rFonts w:eastAsia="Times New Roman" w:cs="Arial"/>
        </w:rPr>
      </w:pPr>
      <w:r>
        <w:rPr>
          <w:rFonts w:eastAsia="Times New Roman" w:cs="Arial"/>
        </w:rPr>
        <w:t>There is a p</w:t>
      </w:r>
      <w:r w:rsidR="00624F14" w:rsidRPr="00624F14">
        <w:rPr>
          <w:rFonts w:eastAsia="Times New Roman" w:cs="Arial"/>
        </w:rPr>
        <w:t>roblem with workstation service installer that requires administrative privilege. Need to discuss with ClearCanvas team member.</w:t>
      </w:r>
    </w:p>
    <w:p w:rsidR="00624F14" w:rsidRPr="00DD477A" w:rsidRDefault="00624F14" w:rsidP="001B71C6">
      <w:pPr>
        <w:pStyle w:val="ListParagraph"/>
        <w:numPr>
          <w:ilvl w:val="0"/>
          <w:numId w:val="18"/>
        </w:numPr>
        <w:spacing w:before="0"/>
        <w:rPr>
          <w:rFonts w:eastAsia="Times New Roman" w:cs="Arial"/>
        </w:rPr>
      </w:pPr>
      <w:r w:rsidRPr="00624F14">
        <w:rPr>
          <w:rFonts w:eastAsia="Times New Roman" w:cs="Arial"/>
        </w:rPr>
        <w:t>Release</w:t>
      </w:r>
      <w:r w:rsidR="00CA3F58">
        <w:rPr>
          <w:rFonts w:eastAsia="Times New Roman" w:cs="Arial"/>
        </w:rPr>
        <w:t>d</w:t>
      </w:r>
      <w:r w:rsidRPr="00624F14">
        <w:rPr>
          <w:rFonts w:eastAsia="Times New Roman" w:cs="Arial"/>
        </w:rPr>
        <w:t xml:space="preserve"> an alpha version for QA</w:t>
      </w:r>
      <w:r w:rsidR="00CA3F58">
        <w:rPr>
          <w:rFonts w:eastAsia="Times New Roman" w:cs="Arial"/>
        </w:rPr>
        <w:t>.</w:t>
      </w:r>
    </w:p>
    <w:p w:rsidR="001B71C6" w:rsidRDefault="001B71C6" w:rsidP="001B71C6">
      <w:pPr>
        <w:pStyle w:val="Heading2"/>
      </w:pPr>
      <w:bookmarkStart w:id="12" w:name="_Toc365560640"/>
      <w:r w:rsidRPr="00FF202B">
        <w:t>XNAT</w:t>
      </w:r>
      <w:bookmarkEnd w:id="12"/>
    </w:p>
    <w:p w:rsidR="007B371E" w:rsidRPr="007B371E" w:rsidRDefault="007B371E" w:rsidP="007B371E">
      <w:pPr>
        <w:rPr>
          <w:rFonts w:cs="Arial"/>
          <w:szCs w:val="20"/>
        </w:rPr>
      </w:pPr>
      <w:r>
        <w:rPr>
          <w:rFonts w:cs="Arial"/>
          <w:szCs w:val="20"/>
        </w:rPr>
        <w:t xml:space="preserve">During the first week of </w:t>
      </w:r>
      <w:r w:rsidR="00056126">
        <w:rPr>
          <w:rFonts w:cs="Arial"/>
          <w:szCs w:val="20"/>
        </w:rPr>
        <w:t>September</w:t>
      </w:r>
      <w:r>
        <w:rPr>
          <w:rFonts w:cs="Arial"/>
          <w:szCs w:val="20"/>
        </w:rPr>
        <w:t>, the AIM team worked on the following issues.</w:t>
      </w:r>
    </w:p>
    <w:p w:rsidR="00056126" w:rsidRDefault="00056126" w:rsidP="00056126">
      <w:pPr>
        <w:pStyle w:val="ListParagraph"/>
        <w:numPr>
          <w:ilvl w:val="0"/>
          <w:numId w:val="21"/>
        </w:numPr>
      </w:pPr>
      <w:r>
        <w:t>The XNAT status tool icon is not updating properly using PNG icon, https://tracker.nci.nih.gov/browse/AIMWS-181. (QA for workstation 4.1)</w:t>
      </w:r>
    </w:p>
    <w:p w:rsidR="00877B14" w:rsidRPr="008D79A1" w:rsidRDefault="00056126" w:rsidP="003B6093">
      <w:pPr>
        <w:pStyle w:val="ListParagraph"/>
        <w:numPr>
          <w:ilvl w:val="0"/>
          <w:numId w:val="21"/>
        </w:numPr>
        <w:rPr>
          <w:b/>
          <w:bCs/>
        </w:rPr>
      </w:pPr>
      <w:r>
        <w:t>Deleting of the imported files does not always work, https://tracker.nci.nih.gov/browse/AIMWS-182. (QA for workstation 4.1)</w:t>
      </w:r>
      <w:bookmarkStart w:id="13" w:name="_Toc365560641"/>
    </w:p>
    <w:p w:rsidR="007B0678" w:rsidRPr="006931E9" w:rsidRDefault="006931E9" w:rsidP="003B6093">
      <w:pPr>
        <w:pStyle w:val="Heading2"/>
      </w:pPr>
      <w:r w:rsidRPr="006931E9">
        <w:t xml:space="preserve">AIM 4.0 </w:t>
      </w:r>
      <w:proofErr w:type="spellStart"/>
      <w:r w:rsidRPr="006931E9">
        <w:t>RESTFul</w:t>
      </w:r>
      <w:proofErr w:type="spellEnd"/>
      <w:r w:rsidRPr="006931E9">
        <w:t xml:space="preserve"> </w:t>
      </w:r>
      <w:r w:rsidRPr="003B6093">
        <w:t>interface</w:t>
      </w:r>
      <w:r w:rsidRPr="006931E9">
        <w:t xml:space="preserve"> with AIM Data Service</w:t>
      </w:r>
      <w:bookmarkEnd w:id="13"/>
    </w:p>
    <w:p w:rsidR="006931E9" w:rsidRDefault="00207787">
      <w:pPr>
        <w:rPr>
          <w:rFonts w:cs="Arial"/>
        </w:rPr>
      </w:pPr>
      <w:r>
        <w:rPr>
          <w:rFonts w:cs="Arial"/>
        </w:rPr>
        <w:t>The AIM team</w:t>
      </w:r>
      <w:r w:rsidR="00E2497B">
        <w:rPr>
          <w:rFonts w:cs="Arial"/>
        </w:rPr>
        <w:t xml:space="preserve"> continued to work with Emory as follows.</w:t>
      </w:r>
    </w:p>
    <w:p w:rsidR="005340C8" w:rsidRDefault="00677AB4" w:rsidP="005340C8">
      <w:pPr>
        <w:rPr>
          <w:rFonts w:eastAsia="Times New Roman" w:cs="Arial"/>
        </w:rPr>
      </w:pPr>
      <w:r>
        <w:rPr>
          <w:rFonts w:cs="Arial"/>
        </w:rPr>
        <w:t>The first w</w:t>
      </w:r>
      <w:r w:rsidR="00E2497B">
        <w:rPr>
          <w:rFonts w:cs="Arial"/>
        </w:rPr>
        <w:t xml:space="preserve">eek of </w:t>
      </w:r>
      <w:r w:rsidR="005340C8">
        <w:rPr>
          <w:rFonts w:cs="Arial"/>
        </w:rPr>
        <w:t>September</w:t>
      </w:r>
      <w:r w:rsidR="00E2497B">
        <w:rPr>
          <w:rFonts w:cs="Arial"/>
        </w:rPr>
        <w:t xml:space="preserve"> 2013</w:t>
      </w:r>
      <w:r w:rsidR="005340C8">
        <w:rPr>
          <w:rFonts w:cs="Arial"/>
        </w:rPr>
        <w:t>, the AIM team w</w:t>
      </w:r>
      <w:r w:rsidR="005340C8">
        <w:rPr>
          <w:rFonts w:eastAsia="Times New Roman" w:cs="Arial"/>
        </w:rPr>
        <w:t xml:space="preserve">orked with Emory team to fix </w:t>
      </w:r>
      <w:r w:rsidR="00CA3F58">
        <w:rPr>
          <w:rFonts w:eastAsia="Times New Roman" w:cs="Arial"/>
        </w:rPr>
        <w:t xml:space="preserve">the following </w:t>
      </w:r>
      <w:r w:rsidR="005340C8">
        <w:rPr>
          <w:rFonts w:eastAsia="Times New Roman" w:cs="Arial"/>
        </w:rPr>
        <w:t>problems with AIM Data Service 2.0</w:t>
      </w:r>
    </w:p>
    <w:p w:rsidR="005340C8" w:rsidRDefault="005340C8" w:rsidP="005340C8">
      <w:pPr>
        <w:pStyle w:val="ListParagraph"/>
        <w:numPr>
          <w:ilvl w:val="0"/>
          <w:numId w:val="29"/>
        </w:numPr>
        <w:spacing w:before="0"/>
        <w:rPr>
          <w:rFonts w:eastAsia="Times New Roman" w:cs="Arial"/>
        </w:rPr>
      </w:pPr>
      <w:r>
        <w:rPr>
          <w:rFonts w:eastAsia="Times New Roman" w:cs="Arial"/>
        </w:rPr>
        <w:t>Not returning AIM XML documents without Anatomic Entity, Anatomic Entity Characteristic, Imaging Observation, etc.</w:t>
      </w:r>
    </w:p>
    <w:p w:rsidR="005340C8" w:rsidRPr="00AC33D6" w:rsidRDefault="005340C8" w:rsidP="005340C8">
      <w:pPr>
        <w:pStyle w:val="ListParagraph"/>
        <w:numPr>
          <w:ilvl w:val="0"/>
          <w:numId w:val="29"/>
        </w:numPr>
        <w:spacing w:before="0"/>
        <w:rPr>
          <w:rFonts w:eastAsia="Times New Roman" w:cs="Arial"/>
        </w:rPr>
      </w:pPr>
      <w:r w:rsidRPr="002F4058">
        <w:rPr>
          <w:rFonts w:eastAsia="Times New Roman" w:cs="Arial"/>
        </w:rPr>
        <w:t>Find and Retrieve methods</w:t>
      </w:r>
      <w:r>
        <w:rPr>
          <w:rFonts w:eastAsia="Times New Roman" w:cs="Arial"/>
        </w:rPr>
        <w:t xml:space="preserve"> (Emory fixes)</w:t>
      </w:r>
    </w:p>
    <w:p w:rsidR="009B7DF9" w:rsidRDefault="009B7DF9" w:rsidP="009B7DF9">
      <w:pPr>
        <w:rPr>
          <w:rFonts w:eastAsia="Times New Roman" w:cs="Arial"/>
        </w:rPr>
      </w:pPr>
      <w:bookmarkStart w:id="14" w:name="_Toc365560643"/>
      <w:bookmarkStart w:id="15" w:name="_Toc352426614"/>
      <w:r>
        <w:rPr>
          <w:rFonts w:eastAsia="Times New Roman" w:cs="Arial"/>
        </w:rPr>
        <w:t xml:space="preserve">The team also worked on the </w:t>
      </w:r>
      <w:r w:rsidR="00CA3F58">
        <w:rPr>
          <w:rFonts w:eastAsia="Times New Roman" w:cs="Arial"/>
        </w:rPr>
        <w:t xml:space="preserve">following </w:t>
      </w:r>
      <w:r>
        <w:rPr>
          <w:rFonts w:eastAsia="Times New Roman" w:cs="Arial"/>
        </w:rPr>
        <w:t>issue.</w:t>
      </w:r>
    </w:p>
    <w:p w:rsidR="009B7DF9" w:rsidRPr="0092509B" w:rsidRDefault="009B7DF9" w:rsidP="009B7DF9">
      <w:pPr>
        <w:pStyle w:val="ListParagraph"/>
        <w:numPr>
          <w:ilvl w:val="0"/>
          <w:numId w:val="29"/>
        </w:numPr>
        <w:spacing w:before="0"/>
        <w:rPr>
          <w:rFonts w:eastAsia="Times New Roman" w:cs="Arial"/>
        </w:rPr>
      </w:pPr>
      <w:r>
        <w:rPr>
          <w:rFonts w:eastAsia="Times New Roman" w:cs="Arial"/>
        </w:rPr>
        <w:t xml:space="preserve">Reopen - </w:t>
      </w:r>
      <w:r w:rsidRPr="00FF2881">
        <w:rPr>
          <w:rFonts w:eastAsia="Times New Roman" w:cs="Arial"/>
        </w:rPr>
        <w:t>AIM Data Service Search Filters are not returning the correct results.</w:t>
      </w:r>
      <w:r>
        <w:rPr>
          <w:rFonts w:eastAsia="Times New Roman" w:cs="Arial"/>
        </w:rPr>
        <w:t xml:space="preserve"> </w:t>
      </w:r>
      <w:r w:rsidR="00030C3B">
        <w:fldChar w:fldCharType="begin"/>
      </w:r>
      <w:ins w:id="16" w:author="Carolyn K. Klinger" w:date="2013-11-08T16:17:00Z">
        <w:r w:rsidR="00FE7343">
          <w:instrText>HYPERLINK "https://tracker.nci.nih.gov/browse/AIMWS-179" \o "AIMWS-179"</w:instrText>
        </w:r>
      </w:ins>
      <w:del w:id="17" w:author="Carolyn K. Klinger" w:date="2013-11-08T16:17:00Z">
        <w:r w:rsidR="00030C3B" w:rsidDel="00FE7343">
          <w:delInstrText xml:space="preserve"> HYPERLINK "https://tracker.nci.nih.gov/browse/AIMWS-179" </w:delInstrText>
        </w:r>
      </w:del>
      <w:ins w:id="18" w:author="Carolyn K. Klinger" w:date="2013-11-08T16:17:00Z"/>
      <w:r w:rsidR="00030C3B">
        <w:fldChar w:fldCharType="separate"/>
      </w:r>
      <w:r w:rsidRPr="00D4458C">
        <w:rPr>
          <w:rStyle w:val="Hyperlink"/>
          <w:rFonts w:eastAsia="Times New Roman" w:cs="Arial"/>
        </w:rPr>
        <w:t>https://tracker.nci.nih.gov/browse/AIMWS-179</w:t>
      </w:r>
      <w:r w:rsidR="00030C3B">
        <w:rPr>
          <w:rStyle w:val="Hyperlink"/>
          <w:rFonts w:eastAsia="Times New Roman" w:cs="Arial"/>
        </w:rPr>
        <w:fldChar w:fldCharType="end"/>
      </w:r>
      <w:r>
        <w:rPr>
          <w:rFonts w:eastAsia="Times New Roman" w:cs="Arial"/>
        </w:rPr>
        <w:t xml:space="preserve"> </w:t>
      </w:r>
    </w:p>
    <w:p w:rsidR="009B7DF9" w:rsidRPr="009B7DF9" w:rsidRDefault="009B7DF9" w:rsidP="009B7DF9">
      <w:pPr>
        <w:rPr>
          <w:rFonts w:eastAsia="Times New Roman" w:cs="Arial"/>
        </w:rPr>
      </w:pPr>
      <w:r>
        <w:rPr>
          <w:rFonts w:eastAsia="Times New Roman" w:cs="Arial"/>
        </w:rPr>
        <w:t>During the second week of September, the AIM team w</w:t>
      </w:r>
      <w:r w:rsidRPr="009B7DF9">
        <w:rPr>
          <w:rFonts w:eastAsia="Times New Roman" w:cs="Arial"/>
        </w:rPr>
        <w:t>orked with Emory team to fix problems with AIM Data Service 2.0</w:t>
      </w:r>
      <w:r>
        <w:rPr>
          <w:rFonts w:eastAsia="Times New Roman" w:cs="Arial"/>
        </w:rPr>
        <w:t>.</w:t>
      </w:r>
    </w:p>
    <w:p w:rsidR="009B7DF9" w:rsidRPr="009B7DF9" w:rsidRDefault="009B7DF9" w:rsidP="009B7DF9">
      <w:pPr>
        <w:pStyle w:val="ListParagraph"/>
        <w:numPr>
          <w:ilvl w:val="0"/>
          <w:numId w:val="29"/>
        </w:numPr>
        <w:spacing w:before="0"/>
        <w:rPr>
          <w:rFonts w:eastAsia="Times New Roman" w:cs="Arial"/>
        </w:rPr>
      </w:pPr>
      <w:r w:rsidRPr="009B7DF9">
        <w:rPr>
          <w:rFonts w:eastAsia="Times New Roman" w:cs="Arial"/>
        </w:rPr>
        <w:t>Allow empty URL</w:t>
      </w:r>
    </w:p>
    <w:p w:rsidR="009B7DF9" w:rsidRPr="009B7DF9" w:rsidRDefault="009B7DF9" w:rsidP="009B7DF9">
      <w:pPr>
        <w:pStyle w:val="ListParagraph"/>
        <w:numPr>
          <w:ilvl w:val="0"/>
          <w:numId w:val="29"/>
        </w:numPr>
        <w:spacing w:before="0"/>
        <w:rPr>
          <w:rFonts w:eastAsia="Times New Roman" w:cs="Arial"/>
        </w:rPr>
      </w:pPr>
      <w:r w:rsidRPr="009B7DF9">
        <w:rPr>
          <w:rFonts w:eastAsia="Times New Roman" w:cs="Arial"/>
        </w:rPr>
        <w:lastRenderedPageBreak/>
        <w:t>Emory team fixed returning AIM XML documents without Anatomic Entity, Anatomic Entity Characteristic, Imaging Observation, etc.</w:t>
      </w:r>
    </w:p>
    <w:p w:rsidR="009B7DF9" w:rsidRPr="009B7DF9" w:rsidRDefault="009B7DF9" w:rsidP="009B7DF9">
      <w:pPr>
        <w:pStyle w:val="ListParagraph"/>
        <w:numPr>
          <w:ilvl w:val="0"/>
          <w:numId w:val="29"/>
        </w:numPr>
        <w:spacing w:before="0"/>
        <w:rPr>
          <w:rFonts w:eastAsia="Times New Roman" w:cs="Arial"/>
        </w:rPr>
      </w:pPr>
      <w:r w:rsidRPr="009B7DF9">
        <w:rPr>
          <w:rFonts w:eastAsia="Times New Roman" w:cs="Arial"/>
        </w:rPr>
        <w:t>Find and Retrieve methods (Emory fixes)</w:t>
      </w:r>
    </w:p>
    <w:p w:rsidR="009B7DF9" w:rsidRPr="009B7DF9" w:rsidRDefault="009B7DF9" w:rsidP="009B7DF9">
      <w:pPr>
        <w:pStyle w:val="ListParagraph"/>
        <w:numPr>
          <w:ilvl w:val="0"/>
          <w:numId w:val="29"/>
        </w:numPr>
        <w:spacing w:before="0"/>
        <w:rPr>
          <w:rFonts w:eastAsia="Times New Roman" w:cs="Arial"/>
        </w:rPr>
      </w:pPr>
      <w:r w:rsidRPr="009B7DF9">
        <w:rPr>
          <w:rFonts w:eastAsia="Times New Roman" w:cs="Arial"/>
        </w:rPr>
        <w:t>Emory Fixed - AIM Data Service Search Filters are not returning the correct results. https://tracker.nci.nih.gov/browse/AIMWS-179</w:t>
      </w:r>
    </w:p>
    <w:p w:rsidR="00984F59" w:rsidRPr="00370D7C" w:rsidRDefault="00984F59" w:rsidP="00984F59">
      <w:pPr>
        <w:pStyle w:val="Heading2"/>
      </w:pPr>
      <w:r>
        <w:t>AIM DOS</w:t>
      </w:r>
      <w:bookmarkEnd w:id="14"/>
    </w:p>
    <w:p w:rsidR="0088031C" w:rsidRDefault="00FC115B" w:rsidP="0088031C">
      <w:pPr>
        <w:rPr>
          <w:rFonts w:cs="Arial"/>
        </w:rPr>
      </w:pPr>
      <w:r>
        <w:rPr>
          <w:rFonts w:cs="Arial"/>
        </w:rPr>
        <w:t>The component is ready for integration with ATS</w:t>
      </w:r>
      <w:r w:rsidR="00531278">
        <w:rPr>
          <w:rFonts w:cs="Arial"/>
        </w:rPr>
        <w:t xml:space="preserve">. We are waiting to start fixing ATS </w:t>
      </w:r>
      <w:proofErr w:type="spellStart"/>
      <w:r w:rsidR="00531278">
        <w:rPr>
          <w:rFonts w:cs="Arial"/>
        </w:rPr>
        <w:t>AppScan</w:t>
      </w:r>
      <w:proofErr w:type="spellEnd"/>
      <w:r w:rsidR="00531278">
        <w:rPr>
          <w:rFonts w:cs="Arial"/>
        </w:rPr>
        <w:t xml:space="preserve"> issues.</w:t>
      </w:r>
    </w:p>
    <w:p w:rsidR="003F19F7" w:rsidRPr="0042381B" w:rsidRDefault="007A2290" w:rsidP="0042381B">
      <w:pPr>
        <w:pStyle w:val="Heading2"/>
      </w:pPr>
      <w:bookmarkStart w:id="19" w:name="_Toc365560644"/>
      <w:r>
        <w:t>AIM ATS</w:t>
      </w:r>
      <w:bookmarkEnd w:id="19"/>
    </w:p>
    <w:p w:rsidR="002D3864" w:rsidRPr="002D3864" w:rsidRDefault="00CA35AA" w:rsidP="002D3864">
      <w:r>
        <w:t xml:space="preserve">The AIM team </w:t>
      </w:r>
      <w:r w:rsidR="00531278">
        <w:t>started working on</w:t>
      </w:r>
      <w:r w:rsidR="007A2290" w:rsidRPr="0031318A">
        <w:t xml:space="preserve"> </w:t>
      </w:r>
      <w:proofErr w:type="spellStart"/>
      <w:r w:rsidR="007A2290" w:rsidRPr="0031318A">
        <w:t>AppScan</w:t>
      </w:r>
      <w:proofErr w:type="spellEnd"/>
      <w:r w:rsidR="007A2290" w:rsidRPr="0031318A">
        <w:t xml:space="preserve"> </w:t>
      </w:r>
      <w:r w:rsidR="00934CC6">
        <w:t>issues in the first week of September.</w:t>
      </w:r>
    </w:p>
    <w:p w:rsidR="00934CC6" w:rsidRPr="00934CC6" w:rsidRDefault="00934CC6" w:rsidP="00934CC6">
      <w:pPr>
        <w:pStyle w:val="ListParagraph"/>
        <w:numPr>
          <w:ilvl w:val="0"/>
          <w:numId w:val="22"/>
        </w:numPr>
        <w:spacing w:before="0"/>
        <w:rPr>
          <w:rFonts w:cs="Arial"/>
          <w:szCs w:val="22"/>
        </w:rPr>
      </w:pPr>
      <w:r w:rsidRPr="00934CC6">
        <w:rPr>
          <w:rFonts w:cs="Arial"/>
          <w:szCs w:val="22"/>
        </w:rPr>
        <w:t>It was observe</w:t>
      </w:r>
      <w:r w:rsidR="00493E18">
        <w:rPr>
          <w:rFonts w:cs="Arial"/>
          <w:szCs w:val="22"/>
        </w:rPr>
        <w:t>d</w:t>
      </w:r>
      <w:r w:rsidRPr="00934CC6">
        <w:rPr>
          <w:rFonts w:cs="Arial"/>
          <w:szCs w:val="22"/>
        </w:rPr>
        <w:t xml:space="preserve"> that ATS still requires Java 6 for code compilation but the code run</w:t>
      </w:r>
      <w:r w:rsidR="00493E18">
        <w:rPr>
          <w:rFonts w:cs="Arial"/>
          <w:szCs w:val="22"/>
        </w:rPr>
        <w:t>s</w:t>
      </w:r>
      <w:r w:rsidRPr="00934CC6">
        <w:rPr>
          <w:rFonts w:cs="Arial"/>
          <w:szCs w:val="22"/>
        </w:rPr>
        <w:t xml:space="preserve"> on later versions of Java. </w:t>
      </w:r>
    </w:p>
    <w:p w:rsidR="00934CC6" w:rsidRPr="00934CC6" w:rsidRDefault="00493E18" w:rsidP="00934CC6">
      <w:pPr>
        <w:pStyle w:val="ListParagraph"/>
        <w:numPr>
          <w:ilvl w:val="0"/>
          <w:numId w:val="22"/>
        </w:numPr>
        <w:spacing w:before="0"/>
        <w:rPr>
          <w:rFonts w:cs="Arial"/>
          <w:szCs w:val="22"/>
        </w:rPr>
      </w:pPr>
      <w:r>
        <w:rPr>
          <w:rFonts w:cs="Arial"/>
          <w:szCs w:val="22"/>
        </w:rPr>
        <w:t>F</w:t>
      </w:r>
      <w:r w:rsidR="00934CC6" w:rsidRPr="00934CC6">
        <w:rPr>
          <w:rFonts w:cs="Arial"/>
          <w:szCs w:val="22"/>
        </w:rPr>
        <w:t>ixed missing ATS login form in newer browsers when running over HTTPS due to browsers not loading non-secure external JavaScript files.</w:t>
      </w:r>
    </w:p>
    <w:p w:rsidR="004777A9" w:rsidRDefault="004777A9" w:rsidP="009B7DF9">
      <w:pPr>
        <w:pStyle w:val="ListParagraph"/>
        <w:spacing w:before="0"/>
        <w:ind w:left="0"/>
      </w:pPr>
    </w:p>
    <w:p w:rsidR="009B7DF9" w:rsidRDefault="009B7DF9" w:rsidP="009B7DF9">
      <w:pPr>
        <w:pStyle w:val="ListParagraph"/>
        <w:spacing w:before="0"/>
        <w:ind w:left="0"/>
      </w:pPr>
      <w:r>
        <w:t>The second week of September, the AIM team work</w:t>
      </w:r>
      <w:r w:rsidR="00493E18">
        <w:t>ed</w:t>
      </w:r>
      <w:r>
        <w:t xml:space="preserve"> on the following issues.</w:t>
      </w:r>
    </w:p>
    <w:p w:rsidR="009B7DF9" w:rsidRDefault="009B7DF9" w:rsidP="009B7DF9">
      <w:pPr>
        <w:pStyle w:val="ListParagraph"/>
        <w:numPr>
          <w:ilvl w:val="0"/>
          <w:numId w:val="33"/>
        </w:numPr>
        <w:spacing w:before="0"/>
      </w:pPr>
      <w:r>
        <w:t xml:space="preserve">ATS </w:t>
      </w:r>
      <w:proofErr w:type="spellStart"/>
      <w:r w:rsidR="002A109C">
        <w:t>A</w:t>
      </w:r>
      <w:r>
        <w:t>pp</w:t>
      </w:r>
      <w:r w:rsidR="002A109C">
        <w:t>S</w:t>
      </w:r>
      <w:r>
        <w:t>can</w:t>
      </w:r>
      <w:proofErr w:type="spellEnd"/>
      <w:r>
        <w:t xml:space="preserve"> issues</w:t>
      </w:r>
    </w:p>
    <w:p w:rsidR="009B7DF9" w:rsidRDefault="00493E18" w:rsidP="009B7DF9">
      <w:pPr>
        <w:pStyle w:val="ListParagraph"/>
        <w:numPr>
          <w:ilvl w:val="0"/>
          <w:numId w:val="33"/>
        </w:numPr>
        <w:spacing w:before="0"/>
      </w:pPr>
      <w:r>
        <w:t>I</w:t>
      </w:r>
      <w:r w:rsidR="009B7DF9">
        <w:t xml:space="preserve">mplemented validation of template download page parameters. </w:t>
      </w:r>
    </w:p>
    <w:p w:rsidR="009B7DF9" w:rsidRDefault="00493E18" w:rsidP="009B7DF9">
      <w:pPr>
        <w:pStyle w:val="ListParagraph"/>
        <w:numPr>
          <w:ilvl w:val="0"/>
          <w:numId w:val="33"/>
        </w:numPr>
        <w:spacing w:before="0"/>
      </w:pPr>
      <w:r>
        <w:t>W</w:t>
      </w:r>
      <w:r w:rsidR="009B7DF9">
        <w:t xml:space="preserve">e will </w:t>
      </w:r>
      <w:r>
        <w:t>next</w:t>
      </w:r>
      <w:r w:rsidR="009B7DF9">
        <w:t xml:space="preserve"> add parameter validator/sanitizer to other ATS APIs.</w:t>
      </w:r>
    </w:p>
    <w:p w:rsidR="008D79A1" w:rsidRDefault="008D79A1" w:rsidP="008D79A1">
      <w:pPr>
        <w:pStyle w:val="ListParagraph"/>
        <w:spacing w:before="0"/>
      </w:pPr>
    </w:p>
    <w:p w:rsidR="008E0E35" w:rsidRDefault="008E0E35" w:rsidP="008E0E35">
      <w:pPr>
        <w:pStyle w:val="ListParagraph"/>
        <w:spacing w:before="0"/>
        <w:ind w:left="0"/>
      </w:pPr>
      <w:r>
        <w:t>The third week of September, the AIM team work</w:t>
      </w:r>
      <w:r w:rsidR="00493E18">
        <w:t>ed</w:t>
      </w:r>
      <w:r>
        <w:t xml:space="preserve"> on the following issues.</w:t>
      </w:r>
    </w:p>
    <w:p w:rsidR="008E0E35" w:rsidRDefault="008E0E35" w:rsidP="008E0E35">
      <w:pPr>
        <w:spacing w:before="0"/>
        <w:ind w:left="360"/>
      </w:pPr>
      <w:r>
        <w:t>In progress:</w:t>
      </w:r>
    </w:p>
    <w:p w:rsidR="008E0E35" w:rsidRDefault="008E0E35" w:rsidP="008E0E35">
      <w:pPr>
        <w:pStyle w:val="ListParagraph"/>
        <w:numPr>
          <w:ilvl w:val="0"/>
          <w:numId w:val="33"/>
        </w:numPr>
        <w:spacing w:before="0"/>
      </w:pPr>
      <w:r>
        <w:t>Application cookies a</w:t>
      </w:r>
      <w:r w:rsidR="002A109C">
        <w:t>re</w:t>
      </w:r>
      <w:r>
        <w:t xml:space="preserve"> a source of security issues (AIMES-212). Waiting for another app scan test.</w:t>
      </w:r>
    </w:p>
    <w:p w:rsidR="008E0E35" w:rsidRDefault="002A109C" w:rsidP="008E0E35">
      <w:pPr>
        <w:pStyle w:val="ListParagraph"/>
        <w:numPr>
          <w:ilvl w:val="0"/>
          <w:numId w:val="33"/>
        </w:numPr>
        <w:spacing w:before="0"/>
      </w:pPr>
      <w:r>
        <w:t>T</w:t>
      </w:r>
      <w:r w:rsidR="008E0E35">
        <w:t>he remaining work is on the new REST API and AIM DOS.</w:t>
      </w:r>
    </w:p>
    <w:p w:rsidR="008E0E35" w:rsidRDefault="008E0E35" w:rsidP="008E0E35">
      <w:pPr>
        <w:spacing w:before="0"/>
        <w:ind w:left="360"/>
      </w:pPr>
      <w:r>
        <w:t xml:space="preserve">Fixed: </w:t>
      </w:r>
    </w:p>
    <w:p w:rsidR="008E0E35" w:rsidRDefault="008E0E35" w:rsidP="008E0E35">
      <w:pPr>
        <w:pStyle w:val="ListParagraph"/>
        <w:numPr>
          <w:ilvl w:val="0"/>
          <w:numId w:val="33"/>
        </w:numPr>
        <w:spacing w:before="0"/>
      </w:pPr>
      <w:r>
        <w:t xml:space="preserve">Adjust HTTP headers (AIMES-211). Additionally, with the clarifications we received from the </w:t>
      </w:r>
      <w:proofErr w:type="spellStart"/>
      <w:r w:rsidR="002A109C">
        <w:t>A</w:t>
      </w:r>
      <w:r>
        <w:t>pp</w:t>
      </w:r>
      <w:r w:rsidR="002A109C">
        <w:t>S</w:t>
      </w:r>
      <w:r>
        <w:t>can</w:t>
      </w:r>
      <w:proofErr w:type="spellEnd"/>
      <w:r>
        <w:t xml:space="preserve"> team, we can consider most of the </w:t>
      </w:r>
      <w:proofErr w:type="spellStart"/>
      <w:r w:rsidR="002A109C">
        <w:t>A</w:t>
      </w:r>
      <w:r>
        <w:t>pp</w:t>
      </w:r>
      <w:r w:rsidR="002A109C">
        <w:t>S</w:t>
      </w:r>
      <w:r>
        <w:t>can</w:t>
      </w:r>
      <w:proofErr w:type="spellEnd"/>
      <w:r>
        <w:t xml:space="preserve"> issued solved and AIMES-211 should be closed as invalid. </w:t>
      </w:r>
    </w:p>
    <w:p w:rsidR="008E0E35" w:rsidRDefault="008E0E35" w:rsidP="008E0E35">
      <w:pPr>
        <w:pStyle w:val="ListParagraph"/>
        <w:numPr>
          <w:ilvl w:val="0"/>
          <w:numId w:val="33"/>
        </w:numPr>
        <w:spacing w:before="0"/>
      </w:pPr>
      <w:r>
        <w:t>Perform early validation for each accepted parameter by the server. This affects every server URL. (AIMES-210)</w:t>
      </w:r>
    </w:p>
    <w:p w:rsidR="008D79A1" w:rsidRDefault="008D79A1" w:rsidP="008D79A1">
      <w:pPr>
        <w:spacing w:before="0"/>
      </w:pPr>
    </w:p>
    <w:p w:rsidR="008D79A1" w:rsidRDefault="008D79A1" w:rsidP="008D79A1">
      <w:pPr>
        <w:pStyle w:val="ListParagraph"/>
        <w:spacing w:before="0"/>
        <w:ind w:left="0"/>
      </w:pPr>
      <w:r>
        <w:t>The fourth week of September, the AIM team was working on the following issues.</w:t>
      </w:r>
    </w:p>
    <w:p w:rsidR="008D79A1" w:rsidRDefault="008D79A1" w:rsidP="008D79A1">
      <w:pPr>
        <w:pStyle w:val="ListParagraph"/>
        <w:numPr>
          <w:ilvl w:val="0"/>
          <w:numId w:val="29"/>
        </w:numPr>
        <w:spacing w:before="0"/>
        <w:rPr>
          <w:rFonts w:eastAsia="Times New Roman" w:cs="Arial"/>
        </w:rPr>
      </w:pPr>
      <w:r>
        <w:rPr>
          <w:rFonts w:eastAsia="Times New Roman" w:cs="Arial"/>
        </w:rPr>
        <w:t xml:space="preserve">Released a build </w:t>
      </w:r>
      <w:r w:rsidR="002A109C">
        <w:rPr>
          <w:rFonts w:eastAsia="Times New Roman" w:cs="Arial"/>
        </w:rPr>
        <w:t>in which</w:t>
      </w:r>
      <w:r>
        <w:rPr>
          <w:rFonts w:eastAsia="Times New Roman" w:cs="Arial"/>
        </w:rPr>
        <w:t xml:space="preserve"> all known </w:t>
      </w:r>
      <w:proofErr w:type="spellStart"/>
      <w:r>
        <w:rPr>
          <w:rFonts w:eastAsia="Times New Roman" w:cs="Arial"/>
        </w:rPr>
        <w:t>AppScan</w:t>
      </w:r>
      <w:proofErr w:type="spellEnd"/>
      <w:r>
        <w:rPr>
          <w:rFonts w:eastAsia="Times New Roman" w:cs="Arial"/>
        </w:rPr>
        <w:t xml:space="preserve"> issues </w:t>
      </w:r>
      <w:r w:rsidR="002A109C">
        <w:rPr>
          <w:rFonts w:eastAsia="Times New Roman" w:cs="Arial"/>
        </w:rPr>
        <w:t xml:space="preserve">are </w:t>
      </w:r>
      <w:r>
        <w:rPr>
          <w:rFonts w:eastAsia="Times New Roman" w:cs="Arial"/>
        </w:rPr>
        <w:t>fixed</w:t>
      </w:r>
      <w:r w:rsidR="002A109C">
        <w:rPr>
          <w:rFonts w:eastAsia="Times New Roman" w:cs="Arial"/>
        </w:rPr>
        <w:t>:</w:t>
      </w:r>
      <w:r>
        <w:rPr>
          <w:rFonts w:eastAsia="Times New Roman" w:cs="Arial"/>
        </w:rPr>
        <w:t xml:space="preserve"> </w:t>
      </w:r>
      <w:r w:rsidR="00030C3B">
        <w:fldChar w:fldCharType="begin"/>
      </w:r>
      <w:ins w:id="20" w:author="Carolyn K. Klinger" w:date="2013-11-08T16:18:00Z">
        <w:r w:rsidR="00FE7343">
          <w:instrText>HYPERLINK "http://www.hightail.com/download/OGhmS3dzNnk1aVlpR01UQw" \o "Build in which all known AppScan issues are fixed"</w:instrText>
        </w:r>
      </w:ins>
      <w:del w:id="21" w:author="Carolyn K. Klinger" w:date="2013-11-08T16:18:00Z">
        <w:r w:rsidR="00030C3B" w:rsidDel="00FE7343">
          <w:delInstrText xml:space="preserve"> HYPERL</w:delInstrText>
        </w:r>
        <w:r w:rsidR="00030C3B" w:rsidDel="00FE7343">
          <w:delInstrText xml:space="preserve">INK "http://www.hightail.com/download/OGhmS3dzNnk1aVlpR01UQw" </w:delInstrText>
        </w:r>
      </w:del>
      <w:ins w:id="22" w:author="Carolyn K. Klinger" w:date="2013-11-08T16:18:00Z"/>
      <w:r w:rsidR="00030C3B">
        <w:fldChar w:fldCharType="separate"/>
      </w:r>
      <w:r w:rsidRPr="00304B57">
        <w:rPr>
          <w:rStyle w:val="Hyperlink"/>
          <w:rFonts w:eastAsia="Times New Roman" w:cs="Arial"/>
        </w:rPr>
        <w:t>http://www.hightail.com/download/OGhmS3dzNnk1aVlpR01UQw</w:t>
      </w:r>
      <w:r w:rsidR="00030C3B">
        <w:rPr>
          <w:rStyle w:val="Hyperlink"/>
          <w:rFonts w:eastAsia="Times New Roman" w:cs="Arial"/>
        </w:rPr>
        <w:fldChar w:fldCharType="end"/>
      </w:r>
      <w:r>
        <w:rPr>
          <w:rFonts w:eastAsia="Times New Roman" w:cs="Arial"/>
        </w:rPr>
        <w:t xml:space="preserve"> </w:t>
      </w:r>
    </w:p>
    <w:p w:rsidR="008D79A1" w:rsidRPr="00127BF6" w:rsidRDefault="008D79A1" w:rsidP="008D79A1">
      <w:pPr>
        <w:pStyle w:val="ListParagraph"/>
        <w:numPr>
          <w:ilvl w:val="0"/>
          <w:numId w:val="29"/>
        </w:numPr>
        <w:spacing w:before="0"/>
        <w:rPr>
          <w:rFonts w:eastAsia="Times New Roman" w:cs="Arial"/>
        </w:rPr>
      </w:pPr>
      <w:r w:rsidRPr="00FF6710">
        <w:rPr>
          <w:rFonts w:eastAsia="Times New Roman" w:cs="Arial"/>
        </w:rPr>
        <w:t>ATS 1.1 Login page has links that navigate to the wrong page</w:t>
      </w:r>
      <w:r w:rsidR="002A109C">
        <w:rPr>
          <w:rFonts w:eastAsia="Times New Roman" w:cs="Arial"/>
        </w:rPr>
        <w:t>:</w:t>
      </w:r>
      <w:r>
        <w:rPr>
          <w:rFonts w:eastAsia="Times New Roman" w:cs="Arial"/>
        </w:rPr>
        <w:t xml:space="preserve"> </w:t>
      </w:r>
      <w:hyperlink r:id="rId16" w:tooltip="AIMES-198" w:history="1">
        <w:r w:rsidRPr="00304B57">
          <w:rPr>
            <w:rStyle w:val="Hyperlink"/>
            <w:rFonts w:eastAsia="Times New Roman" w:cs="Arial"/>
          </w:rPr>
          <w:t>https://tracker.nci.nih.gov/browse/AIMES-196</w:t>
        </w:r>
      </w:hyperlink>
      <w:r>
        <w:rPr>
          <w:rFonts w:eastAsia="Times New Roman" w:cs="Arial"/>
        </w:rPr>
        <w:t xml:space="preserve"> </w:t>
      </w:r>
    </w:p>
    <w:p w:rsidR="008D79A1" w:rsidRPr="00127BF6" w:rsidRDefault="008D79A1" w:rsidP="008D79A1">
      <w:pPr>
        <w:pStyle w:val="ListParagraph"/>
        <w:numPr>
          <w:ilvl w:val="0"/>
          <w:numId w:val="29"/>
        </w:numPr>
        <w:spacing w:before="0"/>
        <w:rPr>
          <w:rFonts w:eastAsia="Times New Roman" w:cs="Arial"/>
        </w:rPr>
      </w:pPr>
      <w:r w:rsidRPr="00FF6710">
        <w:rPr>
          <w:rFonts w:eastAsia="Times New Roman" w:cs="Arial"/>
        </w:rPr>
        <w:t xml:space="preserve">ATS code to read </w:t>
      </w:r>
      <w:proofErr w:type="spellStart"/>
      <w:r w:rsidRPr="00FF6710">
        <w:rPr>
          <w:rFonts w:eastAsia="Times New Roman" w:cs="Arial"/>
        </w:rPr>
        <w:t>keystore</w:t>
      </w:r>
      <w:proofErr w:type="spellEnd"/>
      <w:r w:rsidRPr="00FF6710">
        <w:rPr>
          <w:rFonts w:eastAsia="Times New Roman" w:cs="Arial"/>
        </w:rPr>
        <w:t xml:space="preserve"> password for HTTPS is hardcoded with a pas</w:t>
      </w:r>
      <w:r w:rsidR="002A109C">
        <w:rPr>
          <w:rFonts w:eastAsia="Times New Roman" w:cs="Arial"/>
        </w:rPr>
        <w:t>s</w:t>
      </w:r>
      <w:r w:rsidRPr="00FF6710">
        <w:rPr>
          <w:rFonts w:eastAsia="Times New Roman" w:cs="Arial"/>
        </w:rPr>
        <w:t>word and should not be</w:t>
      </w:r>
      <w:r w:rsidR="002A109C">
        <w:rPr>
          <w:rFonts w:eastAsia="Times New Roman" w:cs="Arial"/>
        </w:rPr>
        <w:t>:</w:t>
      </w:r>
      <w:r w:rsidRPr="00FF6710">
        <w:rPr>
          <w:rFonts w:eastAsia="Times New Roman" w:cs="Arial"/>
        </w:rPr>
        <w:t xml:space="preserve"> </w:t>
      </w:r>
      <w:hyperlink r:id="rId17" w:tooltip="AIMES-198" w:history="1">
        <w:r w:rsidRPr="00304B57">
          <w:rPr>
            <w:rStyle w:val="Hyperlink"/>
            <w:rFonts w:eastAsia="Times New Roman" w:cs="Arial"/>
          </w:rPr>
          <w:t>https://tracker.nci.nih.gov/browse/AIMES-198</w:t>
        </w:r>
      </w:hyperlink>
      <w:r>
        <w:rPr>
          <w:rFonts w:eastAsia="Times New Roman" w:cs="Arial"/>
        </w:rPr>
        <w:t xml:space="preserve"> </w:t>
      </w:r>
    </w:p>
    <w:p w:rsidR="008D79A1" w:rsidRPr="00127BF6" w:rsidRDefault="008D79A1" w:rsidP="008D79A1">
      <w:pPr>
        <w:pStyle w:val="ListParagraph"/>
        <w:numPr>
          <w:ilvl w:val="0"/>
          <w:numId w:val="29"/>
        </w:numPr>
        <w:spacing w:before="0"/>
        <w:rPr>
          <w:rFonts w:eastAsia="Times New Roman" w:cs="Arial"/>
        </w:rPr>
      </w:pPr>
      <w:r w:rsidRPr="00FF6710">
        <w:rPr>
          <w:rFonts w:eastAsia="Times New Roman" w:cs="Arial"/>
        </w:rPr>
        <w:t>Login page and other parameters need to be passed over HTTPS/SSL. Switch ATS to work over SSL/HTTPS only</w:t>
      </w:r>
      <w:r w:rsidR="002A109C">
        <w:rPr>
          <w:rFonts w:eastAsia="Times New Roman" w:cs="Arial"/>
        </w:rPr>
        <w:t>:</w:t>
      </w:r>
      <w:r w:rsidRPr="00FF6710">
        <w:rPr>
          <w:rFonts w:eastAsia="Times New Roman" w:cs="Arial"/>
        </w:rPr>
        <w:t xml:space="preserve"> </w:t>
      </w:r>
      <w:hyperlink r:id="rId18" w:tooltip="AIMES-209" w:history="1">
        <w:r w:rsidRPr="00304B57">
          <w:rPr>
            <w:rStyle w:val="Hyperlink"/>
            <w:rFonts w:eastAsia="Times New Roman" w:cs="Arial"/>
          </w:rPr>
          <w:t>https://tracker.nci.nih.gov/browse/AIMES-209</w:t>
        </w:r>
      </w:hyperlink>
      <w:r>
        <w:rPr>
          <w:rFonts w:eastAsia="Times New Roman" w:cs="Arial"/>
        </w:rPr>
        <w:t xml:space="preserve"> </w:t>
      </w:r>
    </w:p>
    <w:p w:rsidR="008D79A1" w:rsidRPr="00127BF6" w:rsidRDefault="008D79A1" w:rsidP="008D79A1">
      <w:pPr>
        <w:pStyle w:val="ListParagraph"/>
        <w:numPr>
          <w:ilvl w:val="0"/>
          <w:numId w:val="29"/>
        </w:numPr>
        <w:spacing w:before="0"/>
        <w:rPr>
          <w:rFonts w:eastAsia="Times New Roman" w:cs="Arial"/>
        </w:rPr>
      </w:pPr>
      <w:r w:rsidRPr="00FF6710">
        <w:rPr>
          <w:rFonts w:eastAsia="Times New Roman" w:cs="Arial"/>
        </w:rPr>
        <w:t>Perform early validation for each accepted parameter by the server. This affects every server URL</w:t>
      </w:r>
      <w:r w:rsidR="002A109C">
        <w:rPr>
          <w:rFonts w:eastAsia="Times New Roman" w:cs="Arial"/>
        </w:rPr>
        <w:t>.:</w:t>
      </w:r>
      <w:r w:rsidRPr="00FF6710">
        <w:rPr>
          <w:rFonts w:eastAsia="Times New Roman" w:cs="Arial"/>
        </w:rPr>
        <w:t xml:space="preserve"> </w:t>
      </w:r>
      <w:hyperlink r:id="rId19" w:tooltip="AIMES-210" w:history="1">
        <w:r w:rsidRPr="00304B57">
          <w:rPr>
            <w:rStyle w:val="Hyperlink"/>
            <w:rFonts w:eastAsia="Times New Roman" w:cs="Arial"/>
          </w:rPr>
          <w:t>https://tracker.nci.nih.gov/browse/AIMES-210</w:t>
        </w:r>
      </w:hyperlink>
      <w:r>
        <w:rPr>
          <w:rFonts w:eastAsia="Times New Roman" w:cs="Arial"/>
        </w:rPr>
        <w:t xml:space="preserve"> </w:t>
      </w:r>
    </w:p>
    <w:p w:rsidR="008D79A1" w:rsidRDefault="008D79A1" w:rsidP="008D79A1">
      <w:pPr>
        <w:pStyle w:val="ListParagraph"/>
        <w:numPr>
          <w:ilvl w:val="0"/>
          <w:numId w:val="29"/>
        </w:numPr>
        <w:spacing w:before="0"/>
        <w:rPr>
          <w:rFonts w:eastAsia="Times New Roman" w:cs="Arial"/>
        </w:rPr>
      </w:pPr>
      <w:r w:rsidRPr="00FF6710">
        <w:rPr>
          <w:rFonts w:eastAsia="Times New Roman" w:cs="Arial"/>
        </w:rPr>
        <w:t>Adjust HTTP headers</w:t>
      </w:r>
      <w:r w:rsidR="002A109C">
        <w:rPr>
          <w:rFonts w:eastAsia="Times New Roman" w:cs="Arial"/>
        </w:rPr>
        <w:t>:</w:t>
      </w:r>
      <w:r w:rsidRPr="00FF6710">
        <w:rPr>
          <w:rFonts w:eastAsia="Times New Roman" w:cs="Arial"/>
        </w:rPr>
        <w:t xml:space="preserve"> </w:t>
      </w:r>
      <w:hyperlink r:id="rId20" w:tooltip="AIMES-211" w:history="1">
        <w:r w:rsidRPr="00304B57">
          <w:rPr>
            <w:rStyle w:val="Hyperlink"/>
            <w:rFonts w:eastAsia="Times New Roman" w:cs="Arial"/>
          </w:rPr>
          <w:t>https://tracker.nci.nih.gov/browse/AIMES-211</w:t>
        </w:r>
      </w:hyperlink>
      <w:r>
        <w:rPr>
          <w:rFonts w:eastAsia="Times New Roman" w:cs="Arial"/>
        </w:rPr>
        <w:t xml:space="preserve"> </w:t>
      </w:r>
    </w:p>
    <w:p w:rsidR="008D79A1" w:rsidRPr="008D79A1" w:rsidRDefault="008D79A1" w:rsidP="008D79A1">
      <w:pPr>
        <w:pStyle w:val="ListParagraph"/>
        <w:numPr>
          <w:ilvl w:val="0"/>
          <w:numId w:val="29"/>
        </w:numPr>
        <w:spacing w:before="0"/>
        <w:rPr>
          <w:rFonts w:eastAsia="Times New Roman" w:cs="Arial"/>
        </w:rPr>
      </w:pPr>
      <w:r w:rsidRPr="008D79A1">
        <w:rPr>
          <w:rFonts w:eastAsia="Times New Roman" w:cs="Arial"/>
        </w:rPr>
        <w:t xml:space="preserve">We are continuing work on updated ATS </w:t>
      </w:r>
      <w:proofErr w:type="spellStart"/>
      <w:r w:rsidRPr="008D79A1">
        <w:rPr>
          <w:rFonts w:eastAsia="Times New Roman" w:cs="Arial"/>
        </w:rPr>
        <w:t>RESTful</w:t>
      </w:r>
      <w:proofErr w:type="spellEnd"/>
      <w:r w:rsidRPr="008D79A1">
        <w:rPr>
          <w:rFonts w:eastAsia="Times New Roman" w:cs="Arial"/>
        </w:rPr>
        <w:t xml:space="preserve"> API and AIM DOS features.</w:t>
      </w:r>
    </w:p>
    <w:p w:rsidR="00EF1467" w:rsidRDefault="00EF1467" w:rsidP="00EF1467">
      <w:pPr>
        <w:pStyle w:val="Heading2"/>
      </w:pPr>
      <w:r>
        <w:t>Extending AIM</w:t>
      </w:r>
    </w:p>
    <w:p w:rsidR="00EF1467" w:rsidRDefault="00EF1467" w:rsidP="00EF1467">
      <w:pPr>
        <w:rPr>
          <w:rFonts w:cs="Arial"/>
          <w:szCs w:val="20"/>
        </w:rPr>
      </w:pPr>
      <w:r>
        <w:rPr>
          <w:rFonts w:cs="Arial"/>
          <w:szCs w:val="20"/>
        </w:rPr>
        <w:t>The AIM team</w:t>
      </w:r>
      <w:r w:rsidR="0085415D">
        <w:rPr>
          <w:rFonts w:cs="Arial"/>
          <w:szCs w:val="20"/>
        </w:rPr>
        <w:t xml:space="preserve"> continues to work</w:t>
      </w:r>
      <w:r>
        <w:rPr>
          <w:rFonts w:cs="Arial"/>
          <w:szCs w:val="20"/>
        </w:rPr>
        <w:t xml:space="preserve"> on the documentation used to extend</w:t>
      </w:r>
      <w:r w:rsidR="002A109C">
        <w:rPr>
          <w:rFonts w:cs="Arial"/>
          <w:szCs w:val="20"/>
        </w:rPr>
        <w:t xml:space="preserve"> the</w:t>
      </w:r>
      <w:r>
        <w:rPr>
          <w:rFonts w:cs="Arial"/>
          <w:szCs w:val="20"/>
        </w:rPr>
        <w:t xml:space="preserve"> AIM foundation model. The team also </w:t>
      </w:r>
      <w:r w:rsidR="0085415D">
        <w:rPr>
          <w:rFonts w:cs="Arial"/>
          <w:szCs w:val="20"/>
        </w:rPr>
        <w:t xml:space="preserve">updated </w:t>
      </w:r>
      <w:r>
        <w:rPr>
          <w:rFonts w:cs="Arial"/>
          <w:szCs w:val="20"/>
        </w:rPr>
        <w:t>a procedure to govern new requirements and addition</w:t>
      </w:r>
      <w:r w:rsidR="00834A32">
        <w:rPr>
          <w:rFonts w:cs="Arial"/>
          <w:szCs w:val="20"/>
        </w:rPr>
        <w:t>s</w:t>
      </w:r>
      <w:r>
        <w:rPr>
          <w:rFonts w:cs="Arial"/>
          <w:szCs w:val="20"/>
        </w:rPr>
        <w:t xml:space="preserve"> to the AIM model as well as supporting software.</w:t>
      </w:r>
      <w:r w:rsidR="005868E5">
        <w:rPr>
          <w:rFonts w:cs="Arial"/>
          <w:szCs w:val="20"/>
        </w:rPr>
        <w:t xml:space="preserve"> The first version of the document for both extending AIM and AIM governance were sent to </w:t>
      </w:r>
      <w:r w:rsidR="0085415D">
        <w:rPr>
          <w:rFonts w:cs="Arial"/>
          <w:szCs w:val="20"/>
        </w:rPr>
        <w:t>the project manager and NCI officers for review and comment.</w:t>
      </w:r>
    </w:p>
    <w:p w:rsidR="00934CC6" w:rsidRPr="0042381B" w:rsidRDefault="00934CC6" w:rsidP="00934CC6">
      <w:pPr>
        <w:pStyle w:val="Heading2"/>
      </w:pPr>
      <w:r>
        <w:lastRenderedPageBreak/>
        <w:t>DICOM Segmentation</w:t>
      </w:r>
    </w:p>
    <w:p w:rsidR="004777A9" w:rsidRDefault="004777A9" w:rsidP="004777A9">
      <w:pPr>
        <w:spacing w:before="0"/>
        <w:rPr>
          <w:rFonts w:cs="Arial"/>
          <w:szCs w:val="22"/>
        </w:rPr>
      </w:pPr>
      <w:r>
        <w:rPr>
          <w:rFonts w:cs="Arial"/>
          <w:szCs w:val="22"/>
        </w:rPr>
        <w:t>The AIM team</w:t>
      </w:r>
      <w:r w:rsidR="00BF448D">
        <w:rPr>
          <w:rFonts w:cs="Arial"/>
          <w:szCs w:val="22"/>
        </w:rPr>
        <w:t xml:space="preserve"> and David Clunie </w:t>
      </w:r>
      <w:r w:rsidR="00283EC8">
        <w:rPr>
          <w:rFonts w:cs="Arial"/>
          <w:szCs w:val="22"/>
        </w:rPr>
        <w:t>work</w:t>
      </w:r>
      <w:r w:rsidR="008E7459">
        <w:rPr>
          <w:rFonts w:cs="Arial"/>
          <w:szCs w:val="22"/>
        </w:rPr>
        <w:t>ed</w:t>
      </w:r>
      <w:r w:rsidR="00283EC8">
        <w:rPr>
          <w:rFonts w:cs="Arial"/>
          <w:szCs w:val="22"/>
        </w:rPr>
        <w:t xml:space="preserve"> on the following issues</w:t>
      </w:r>
      <w:r w:rsidR="00934CC6">
        <w:rPr>
          <w:rFonts w:cs="Arial"/>
          <w:szCs w:val="22"/>
        </w:rPr>
        <w:t xml:space="preserve"> during the first week of September</w:t>
      </w:r>
      <w:r w:rsidR="00811AB0">
        <w:rPr>
          <w:rFonts w:cs="Arial"/>
          <w:szCs w:val="22"/>
        </w:rPr>
        <w:t>.</w:t>
      </w:r>
    </w:p>
    <w:p w:rsidR="00934CC6" w:rsidRDefault="00934CC6" w:rsidP="00934CC6">
      <w:pPr>
        <w:pStyle w:val="ListParagraph"/>
        <w:numPr>
          <w:ilvl w:val="0"/>
          <w:numId w:val="30"/>
        </w:numPr>
      </w:pPr>
      <w:r>
        <w:t>Received requirement</w:t>
      </w:r>
      <w:r w:rsidR="002A109C">
        <w:t>s</w:t>
      </w:r>
      <w:r>
        <w:t xml:space="preserve"> document from David</w:t>
      </w:r>
    </w:p>
    <w:p w:rsidR="00934CC6" w:rsidRDefault="00934CC6" w:rsidP="00934CC6">
      <w:pPr>
        <w:pStyle w:val="ListParagraph"/>
        <w:numPr>
          <w:ilvl w:val="0"/>
          <w:numId w:val="30"/>
        </w:numPr>
      </w:pPr>
      <w:r>
        <w:t xml:space="preserve">Updated the requirement for GUIs </w:t>
      </w:r>
    </w:p>
    <w:p w:rsidR="00934CC6" w:rsidRDefault="00934CC6" w:rsidP="00934CC6">
      <w:pPr>
        <w:pStyle w:val="ListParagraph"/>
        <w:numPr>
          <w:ilvl w:val="0"/>
          <w:numId w:val="30"/>
        </w:numPr>
      </w:pPr>
      <w:r>
        <w:t xml:space="preserve">Skip has created the empty project, component, tool, and container UI controls for the segmentation project and will be checking them in this morning.  </w:t>
      </w:r>
      <w:r w:rsidR="002A109C">
        <w:t>W</w:t>
      </w:r>
      <w:r>
        <w:t xml:space="preserve">e can easily </w:t>
      </w:r>
      <w:r w:rsidR="002A109C">
        <w:t xml:space="preserve">update </w:t>
      </w:r>
      <w:r>
        <w:t>them.</w:t>
      </w:r>
    </w:p>
    <w:p w:rsidR="00F16FC5" w:rsidRDefault="00F16FC5" w:rsidP="00F16FC5">
      <w:pPr>
        <w:rPr>
          <w:rFonts w:cs="Arial"/>
          <w:szCs w:val="20"/>
        </w:rPr>
      </w:pPr>
      <w:r>
        <w:rPr>
          <w:rFonts w:cs="Arial"/>
          <w:szCs w:val="20"/>
        </w:rPr>
        <w:t xml:space="preserve">During the </w:t>
      </w:r>
      <w:r w:rsidR="00471153">
        <w:rPr>
          <w:rFonts w:cs="Arial"/>
          <w:szCs w:val="20"/>
        </w:rPr>
        <w:t>second</w:t>
      </w:r>
      <w:r>
        <w:rPr>
          <w:rFonts w:cs="Arial"/>
          <w:szCs w:val="20"/>
        </w:rPr>
        <w:t xml:space="preserve"> week of </w:t>
      </w:r>
      <w:r w:rsidR="00471153">
        <w:rPr>
          <w:rFonts w:cs="Arial"/>
          <w:szCs w:val="20"/>
        </w:rPr>
        <w:t>September</w:t>
      </w:r>
      <w:r>
        <w:rPr>
          <w:rFonts w:cs="Arial"/>
          <w:szCs w:val="20"/>
        </w:rPr>
        <w:t>, the AIM team worked on the following issues.</w:t>
      </w:r>
    </w:p>
    <w:p w:rsidR="00471153" w:rsidRPr="00471153" w:rsidRDefault="00471153" w:rsidP="00471153">
      <w:pPr>
        <w:numPr>
          <w:ilvl w:val="0"/>
          <w:numId w:val="17"/>
        </w:numPr>
        <w:spacing w:before="0"/>
        <w:rPr>
          <w:rFonts w:eastAsia="Times New Roman" w:cs="Arial"/>
        </w:rPr>
      </w:pPr>
      <w:r w:rsidRPr="00471153">
        <w:rPr>
          <w:rFonts w:eastAsia="Times New Roman" w:cs="Arial"/>
        </w:rPr>
        <w:t>Telephone conference with David to discuss implementation issues</w:t>
      </w:r>
    </w:p>
    <w:p w:rsidR="00471153" w:rsidRPr="00471153" w:rsidRDefault="00471153" w:rsidP="00471153">
      <w:pPr>
        <w:numPr>
          <w:ilvl w:val="0"/>
          <w:numId w:val="17"/>
        </w:numPr>
        <w:spacing w:before="0"/>
        <w:rPr>
          <w:rFonts w:eastAsia="Times New Roman" w:cs="Arial"/>
        </w:rPr>
      </w:pPr>
      <w:r w:rsidRPr="00471153">
        <w:rPr>
          <w:rFonts w:eastAsia="Times New Roman" w:cs="Arial"/>
        </w:rPr>
        <w:t>Updated the requirement for GUIs (see attached)</w:t>
      </w:r>
    </w:p>
    <w:p w:rsidR="00471153" w:rsidRPr="00471153" w:rsidRDefault="00471153" w:rsidP="00471153">
      <w:pPr>
        <w:numPr>
          <w:ilvl w:val="0"/>
          <w:numId w:val="17"/>
        </w:numPr>
        <w:spacing w:before="0"/>
        <w:rPr>
          <w:rFonts w:eastAsia="Times New Roman" w:cs="Arial"/>
        </w:rPr>
      </w:pPr>
      <w:r w:rsidRPr="00471153">
        <w:rPr>
          <w:rFonts w:eastAsia="Times New Roman" w:cs="Arial"/>
        </w:rPr>
        <w:t>In the process of creating and binding the UI controls (in WPF) to the data model in the component.</w:t>
      </w:r>
    </w:p>
    <w:p w:rsidR="00471153" w:rsidRPr="00471153" w:rsidRDefault="00471153" w:rsidP="00471153">
      <w:pPr>
        <w:numPr>
          <w:ilvl w:val="0"/>
          <w:numId w:val="17"/>
        </w:numPr>
        <w:spacing w:before="0"/>
        <w:rPr>
          <w:rFonts w:eastAsia="Times New Roman" w:cs="Arial"/>
        </w:rPr>
      </w:pPr>
      <w:r w:rsidRPr="00471153">
        <w:rPr>
          <w:rFonts w:eastAsia="Times New Roman" w:cs="Arial"/>
        </w:rPr>
        <w:t>Created a tree</w:t>
      </w:r>
      <w:r w:rsidR="002A109C">
        <w:rPr>
          <w:rFonts w:eastAsia="Times New Roman" w:cs="Arial"/>
        </w:rPr>
        <w:t>-</w:t>
      </w:r>
      <w:r w:rsidRPr="00471153">
        <w:rPr>
          <w:rFonts w:eastAsia="Times New Roman" w:cs="Arial"/>
        </w:rPr>
        <w:t>like data model that will contain all of the segmentation objects, their child seg</w:t>
      </w:r>
      <w:r w:rsidR="002A109C">
        <w:rPr>
          <w:rFonts w:eastAsia="Times New Roman" w:cs="Arial"/>
        </w:rPr>
        <w:t>mentation</w:t>
      </w:r>
      <w:r w:rsidRPr="00471153">
        <w:rPr>
          <w:rFonts w:eastAsia="Times New Roman" w:cs="Arial"/>
        </w:rPr>
        <w:t xml:space="preserve"> objects, and hierarchical collections of selected categories, types, and modifiers.  </w:t>
      </w:r>
    </w:p>
    <w:p w:rsidR="00471153" w:rsidRPr="00471153" w:rsidRDefault="00471153" w:rsidP="00471153">
      <w:pPr>
        <w:numPr>
          <w:ilvl w:val="0"/>
          <w:numId w:val="17"/>
        </w:numPr>
        <w:spacing w:before="0"/>
        <w:rPr>
          <w:rFonts w:eastAsia="Times New Roman" w:cs="Arial"/>
        </w:rPr>
      </w:pPr>
      <w:r w:rsidRPr="00471153">
        <w:rPr>
          <w:rFonts w:eastAsia="Times New Roman" w:cs="Arial"/>
        </w:rPr>
        <w:t>The model will be populated with values when a segmentation object is read from file, or as the user enters values from the controls.</w:t>
      </w:r>
    </w:p>
    <w:p w:rsidR="00F16FC5" w:rsidRPr="00471153" w:rsidRDefault="00471153" w:rsidP="003C7947">
      <w:pPr>
        <w:spacing w:before="0"/>
        <w:ind w:left="720"/>
        <w:rPr>
          <w:rFonts w:eastAsia="Times New Roman" w:cs="Arial"/>
        </w:rPr>
      </w:pPr>
      <w:r w:rsidRPr="00471153">
        <w:rPr>
          <w:rFonts w:eastAsia="Times New Roman" w:cs="Arial"/>
        </w:rPr>
        <w:t xml:space="preserve"> </w:t>
      </w:r>
      <w:r>
        <w:rPr>
          <w:rFonts w:eastAsia="Times New Roman" w:cs="Arial"/>
          <w:noProof/>
        </w:rPr>
        <w:drawing>
          <wp:inline distT="0" distB="0" distL="0" distR="0">
            <wp:extent cx="2333549" cy="2170398"/>
            <wp:effectExtent l="19050" t="19050" r="0" b="1905"/>
            <wp:docPr id="1" name="Picture 1" descr="Dialog box for entering segmentation object values like name an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segmentationwpf.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35766" cy="2172460"/>
                    </a:xfrm>
                    <a:prstGeom prst="rect">
                      <a:avLst/>
                    </a:prstGeom>
                    <a:noFill/>
                    <a:ln>
                      <a:solidFill>
                        <a:schemeClr val="tx1"/>
                      </a:solidFill>
                    </a:ln>
                  </pic:spPr>
                </pic:pic>
              </a:graphicData>
            </a:graphic>
          </wp:inline>
        </w:drawing>
      </w:r>
    </w:p>
    <w:p w:rsidR="00D56F70" w:rsidRDefault="00D56F70" w:rsidP="00F16FC5">
      <w:pPr>
        <w:spacing w:before="0"/>
        <w:rPr>
          <w:rFonts w:eastAsia="Times New Roman" w:cs="Arial"/>
        </w:rPr>
      </w:pPr>
    </w:p>
    <w:p w:rsidR="00850314" w:rsidRDefault="00850314" w:rsidP="00850314">
      <w:pPr>
        <w:rPr>
          <w:rFonts w:cs="Arial"/>
          <w:szCs w:val="20"/>
        </w:rPr>
      </w:pPr>
      <w:r>
        <w:rPr>
          <w:rFonts w:cs="Arial"/>
          <w:szCs w:val="20"/>
        </w:rPr>
        <w:t xml:space="preserve">During the </w:t>
      </w:r>
      <w:r w:rsidR="00CA622A">
        <w:rPr>
          <w:rFonts w:cs="Arial"/>
          <w:szCs w:val="20"/>
        </w:rPr>
        <w:t>third</w:t>
      </w:r>
      <w:r>
        <w:rPr>
          <w:rFonts w:cs="Arial"/>
          <w:szCs w:val="20"/>
        </w:rPr>
        <w:t xml:space="preserve"> week of </w:t>
      </w:r>
      <w:r w:rsidR="00CA622A">
        <w:rPr>
          <w:rFonts w:cs="Arial"/>
          <w:szCs w:val="20"/>
        </w:rPr>
        <w:t>September</w:t>
      </w:r>
      <w:r>
        <w:rPr>
          <w:rFonts w:cs="Arial"/>
          <w:szCs w:val="20"/>
        </w:rPr>
        <w:t>, the AIM team worked on the following issues.</w:t>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E-mail exchanged with David to discuss implementation issues</w:t>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Create DICOM Segmentation button (AIMWS-203)</w:t>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Create DICOM Segmentation button to launch DICOM segmentation panel (AIMWS-204)</w:t>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DICOM Segmentation Panel (AIMWS-205)</w:t>
      </w:r>
    </w:p>
    <w:p w:rsidR="00CA622A" w:rsidRDefault="00CA622A" w:rsidP="00CA622A">
      <w:pPr>
        <w:pStyle w:val="ListParagraph"/>
        <w:numPr>
          <w:ilvl w:val="0"/>
          <w:numId w:val="38"/>
        </w:numPr>
        <w:spacing w:before="0"/>
        <w:rPr>
          <w:rFonts w:eastAsia="Times New Roman" w:cs="Arial"/>
        </w:rPr>
      </w:pPr>
      <w:r w:rsidRPr="00CA622A">
        <w:rPr>
          <w:rFonts w:eastAsia="Times New Roman" w:cs="Arial"/>
        </w:rPr>
        <w:t>Most of the UI data model is in place.  A few changes will need to be made as the model evolves, and as we flesh out some more of the details concerning storing the ROIs.</w:t>
      </w:r>
    </w:p>
    <w:p w:rsidR="00CA622A" w:rsidRDefault="00CA622A" w:rsidP="00CA622A">
      <w:pPr>
        <w:pStyle w:val="ListParagraph"/>
        <w:spacing w:before="0"/>
        <w:rPr>
          <w:rFonts w:eastAsia="Times New Roman" w:cs="Arial"/>
        </w:rPr>
      </w:pPr>
      <w:r>
        <w:rPr>
          <w:rFonts w:eastAsia="Times New Roman" w:cs="Arial"/>
          <w:noProof/>
        </w:rPr>
        <w:lastRenderedPageBreak/>
        <w:drawing>
          <wp:inline distT="0" distB="0" distL="0" distR="0">
            <wp:extent cx="3004043" cy="3859823"/>
            <wp:effectExtent l="19050" t="19050" r="6350" b="7620"/>
            <wp:docPr id="2" name="Picture 2" descr="Dialog box with segmentation values provided for name and series description and a list of image and frame ident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se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0477" cy="3880939"/>
                    </a:xfrm>
                    <a:prstGeom prst="rect">
                      <a:avLst/>
                    </a:prstGeom>
                    <a:noFill/>
                    <a:ln>
                      <a:solidFill>
                        <a:schemeClr val="tx1"/>
                      </a:solidFill>
                    </a:ln>
                  </pic:spPr>
                </pic:pic>
              </a:graphicData>
            </a:graphic>
          </wp:inline>
        </w:drawing>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 xml:space="preserve">The data model is bound to the controls, which is what the screenshot shows. The component has a hierarchical tree of segmentation objects. </w:t>
      </w:r>
    </w:p>
    <w:p w:rsidR="00CA622A" w:rsidRPr="00CA622A" w:rsidRDefault="00CA622A" w:rsidP="00CA622A">
      <w:pPr>
        <w:pStyle w:val="ListParagraph"/>
        <w:numPr>
          <w:ilvl w:val="0"/>
          <w:numId w:val="38"/>
        </w:numPr>
        <w:spacing w:before="0"/>
        <w:rPr>
          <w:rFonts w:eastAsia="Times New Roman" w:cs="Arial"/>
        </w:rPr>
      </w:pPr>
      <w:r w:rsidRPr="00CA622A">
        <w:rPr>
          <w:rFonts w:eastAsia="Times New Roman" w:cs="Arial"/>
        </w:rPr>
        <w:t xml:space="preserve">Updated the requirement for GUIs </w:t>
      </w:r>
    </w:p>
    <w:p w:rsidR="0085415D" w:rsidRDefault="0085415D" w:rsidP="0085415D">
      <w:pPr>
        <w:rPr>
          <w:rFonts w:cs="Arial"/>
          <w:szCs w:val="20"/>
        </w:rPr>
      </w:pPr>
    </w:p>
    <w:p w:rsidR="0085415D" w:rsidRPr="0085415D" w:rsidRDefault="0085415D" w:rsidP="0085415D">
      <w:pPr>
        <w:rPr>
          <w:rFonts w:cs="Arial"/>
          <w:szCs w:val="20"/>
        </w:rPr>
      </w:pPr>
      <w:r w:rsidRPr="0085415D">
        <w:rPr>
          <w:rFonts w:cs="Arial"/>
          <w:szCs w:val="20"/>
        </w:rPr>
        <w:t xml:space="preserve">During the </w:t>
      </w:r>
      <w:r>
        <w:rPr>
          <w:rFonts w:cs="Arial"/>
          <w:szCs w:val="20"/>
        </w:rPr>
        <w:t>fourth</w:t>
      </w:r>
      <w:r w:rsidRPr="0085415D">
        <w:rPr>
          <w:rFonts w:cs="Arial"/>
          <w:szCs w:val="20"/>
        </w:rPr>
        <w:t xml:space="preserve"> week of September, the AIM team</w:t>
      </w:r>
      <w:r w:rsidR="006C54FE">
        <w:rPr>
          <w:rFonts w:cs="Arial"/>
          <w:szCs w:val="20"/>
        </w:rPr>
        <w:t xml:space="preserve"> worked on the following issues</w:t>
      </w:r>
      <w:r w:rsidR="00030608">
        <w:rPr>
          <w:rFonts w:cs="Arial"/>
          <w:szCs w:val="20"/>
        </w:rPr>
        <w:t>.</w:t>
      </w:r>
      <w:r w:rsidR="006C54FE">
        <w:rPr>
          <w:rFonts w:cs="Arial"/>
          <w:szCs w:val="20"/>
        </w:rPr>
        <w:t xml:space="preserve"> </w:t>
      </w:r>
      <w:r w:rsidR="00030608">
        <w:rPr>
          <w:rFonts w:cs="Arial"/>
          <w:szCs w:val="20"/>
        </w:rPr>
        <w:t>S</w:t>
      </w:r>
      <w:r w:rsidR="006C54FE">
        <w:rPr>
          <w:rFonts w:cs="Arial"/>
          <w:szCs w:val="20"/>
        </w:rPr>
        <w:t xml:space="preserve">ee </w:t>
      </w:r>
      <w:r w:rsidR="00030608">
        <w:rPr>
          <w:rFonts w:cs="Arial"/>
          <w:szCs w:val="20"/>
        </w:rPr>
        <w:t xml:space="preserve">the </w:t>
      </w:r>
      <w:r w:rsidR="006C54FE">
        <w:rPr>
          <w:rFonts w:cs="Arial"/>
          <w:szCs w:val="20"/>
        </w:rPr>
        <w:t>figure below.</w:t>
      </w:r>
    </w:p>
    <w:p w:rsidR="0085415D" w:rsidRPr="0085415D" w:rsidRDefault="0085415D" w:rsidP="0085415D">
      <w:pPr>
        <w:pStyle w:val="ListParagraph"/>
        <w:numPr>
          <w:ilvl w:val="0"/>
          <w:numId w:val="38"/>
        </w:numPr>
        <w:spacing w:before="0"/>
        <w:rPr>
          <w:rFonts w:eastAsia="Times New Roman" w:cs="Arial"/>
        </w:rPr>
      </w:pPr>
      <w:r w:rsidRPr="0085415D">
        <w:rPr>
          <w:rFonts w:eastAsia="Times New Roman" w:cs="Arial"/>
        </w:rPr>
        <w:t xml:space="preserve">Added the Volume ROIs fields and Opacity slider, </w:t>
      </w:r>
      <w:r w:rsidR="00030608">
        <w:rPr>
          <w:rFonts w:eastAsia="Times New Roman" w:cs="Arial"/>
        </w:rPr>
        <w:t xml:space="preserve">which is </w:t>
      </w:r>
      <w:r w:rsidRPr="0085415D">
        <w:rPr>
          <w:rFonts w:eastAsia="Times New Roman" w:cs="Arial"/>
        </w:rPr>
        <w:t xml:space="preserve">bound to the values from the selected </w:t>
      </w:r>
      <w:r w:rsidR="00BC3A14">
        <w:rPr>
          <w:rFonts w:eastAsia="Times New Roman" w:cs="Arial"/>
        </w:rPr>
        <w:t>s</w:t>
      </w:r>
      <w:r w:rsidRPr="0085415D">
        <w:rPr>
          <w:rFonts w:eastAsia="Times New Roman" w:cs="Arial"/>
        </w:rPr>
        <w:t>eg</w:t>
      </w:r>
      <w:r w:rsidR="00BC3A14">
        <w:rPr>
          <w:rFonts w:eastAsia="Times New Roman" w:cs="Arial"/>
        </w:rPr>
        <w:t>mentation</w:t>
      </w:r>
      <w:r w:rsidRPr="0085415D">
        <w:rPr>
          <w:rFonts w:eastAsia="Times New Roman" w:cs="Arial"/>
        </w:rPr>
        <w:t>.</w:t>
      </w:r>
    </w:p>
    <w:p w:rsidR="0085415D" w:rsidRPr="0085415D" w:rsidRDefault="0085415D" w:rsidP="0085415D">
      <w:pPr>
        <w:pStyle w:val="ListParagraph"/>
        <w:numPr>
          <w:ilvl w:val="0"/>
          <w:numId w:val="38"/>
        </w:numPr>
        <w:spacing w:before="0"/>
        <w:rPr>
          <w:rFonts w:eastAsia="Times New Roman" w:cs="Arial"/>
        </w:rPr>
      </w:pPr>
      <w:r w:rsidRPr="0085415D">
        <w:rPr>
          <w:rFonts w:eastAsia="Times New Roman" w:cs="Arial"/>
        </w:rPr>
        <w:t xml:space="preserve">The </w:t>
      </w:r>
      <w:r w:rsidR="00030608">
        <w:rPr>
          <w:rFonts w:eastAsia="Times New Roman" w:cs="Arial"/>
        </w:rPr>
        <w:t>following</w:t>
      </w:r>
      <w:r w:rsidR="00030608" w:rsidRPr="0085415D">
        <w:rPr>
          <w:rFonts w:eastAsia="Times New Roman" w:cs="Arial"/>
        </w:rPr>
        <w:t xml:space="preserve"> </w:t>
      </w:r>
      <w:r w:rsidRPr="0085415D">
        <w:rPr>
          <w:rFonts w:eastAsia="Times New Roman" w:cs="Arial"/>
        </w:rPr>
        <w:t>figure show</w:t>
      </w:r>
      <w:r w:rsidR="00030608">
        <w:rPr>
          <w:rFonts w:eastAsia="Times New Roman" w:cs="Arial"/>
        </w:rPr>
        <w:t>s</w:t>
      </w:r>
      <w:r w:rsidRPr="0085415D">
        <w:rPr>
          <w:rFonts w:eastAsia="Times New Roman" w:cs="Arial"/>
        </w:rPr>
        <w:t xml:space="preserve"> the current state of the UI and a polygonal ROI </w:t>
      </w:r>
      <w:r w:rsidR="00030608">
        <w:rPr>
          <w:rFonts w:eastAsia="Times New Roman" w:cs="Arial"/>
        </w:rPr>
        <w:t>that</w:t>
      </w:r>
      <w:r w:rsidR="00030608" w:rsidRPr="0085415D">
        <w:rPr>
          <w:rFonts w:eastAsia="Times New Roman" w:cs="Arial"/>
        </w:rPr>
        <w:t xml:space="preserve"> </w:t>
      </w:r>
      <w:r w:rsidR="00030608">
        <w:rPr>
          <w:rFonts w:eastAsia="Times New Roman" w:cs="Arial"/>
        </w:rPr>
        <w:t>the</w:t>
      </w:r>
      <w:r w:rsidR="00030608" w:rsidRPr="0085415D">
        <w:rPr>
          <w:rFonts w:eastAsia="Times New Roman" w:cs="Arial"/>
        </w:rPr>
        <w:t xml:space="preserve"> segmentation component </w:t>
      </w:r>
      <w:r w:rsidR="00030608">
        <w:rPr>
          <w:rFonts w:eastAsia="Times New Roman" w:cs="Arial"/>
        </w:rPr>
        <w:t>is</w:t>
      </w:r>
      <w:r w:rsidR="00030608" w:rsidRPr="0085415D">
        <w:rPr>
          <w:rFonts w:eastAsia="Times New Roman" w:cs="Arial"/>
        </w:rPr>
        <w:t xml:space="preserve"> </w:t>
      </w:r>
      <w:r w:rsidRPr="0085415D">
        <w:rPr>
          <w:rFonts w:eastAsia="Times New Roman" w:cs="Arial"/>
        </w:rPr>
        <w:t>us</w:t>
      </w:r>
      <w:r w:rsidR="00030608">
        <w:rPr>
          <w:rFonts w:eastAsia="Times New Roman" w:cs="Arial"/>
        </w:rPr>
        <w:t>ing</w:t>
      </w:r>
      <w:r w:rsidRPr="0085415D">
        <w:rPr>
          <w:rFonts w:eastAsia="Times New Roman" w:cs="Arial"/>
        </w:rPr>
        <w:t xml:space="preserve">.  </w:t>
      </w:r>
    </w:p>
    <w:p w:rsidR="0085415D" w:rsidRPr="0085415D" w:rsidRDefault="0085415D" w:rsidP="0085415D">
      <w:pPr>
        <w:pStyle w:val="ListParagraph"/>
        <w:numPr>
          <w:ilvl w:val="0"/>
          <w:numId w:val="38"/>
        </w:numPr>
        <w:spacing w:before="0"/>
        <w:rPr>
          <w:rFonts w:eastAsia="Times New Roman" w:cs="Arial"/>
        </w:rPr>
      </w:pPr>
      <w:r w:rsidRPr="0085415D">
        <w:rPr>
          <w:rFonts w:eastAsia="Times New Roman" w:cs="Arial"/>
        </w:rPr>
        <w:t>You can now edit the label of polygonal ROIs and the select them from the UI to be used as a segmentation object.</w:t>
      </w:r>
    </w:p>
    <w:p w:rsidR="0085415D" w:rsidRPr="00CA622A" w:rsidRDefault="0085415D" w:rsidP="0085415D">
      <w:pPr>
        <w:pStyle w:val="ListParagraph"/>
        <w:numPr>
          <w:ilvl w:val="0"/>
          <w:numId w:val="38"/>
        </w:numPr>
        <w:spacing w:before="0"/>
        <w:rPr>
          <w:rFonts w:eastAsia="Times New Roman" w:cs="Arial"/>
        </w:rPr>
      </w:pPr>
      <w:r w:rsidRPr="0085415D">
        <w:rPr>
          <w:rFonts w:eastAsia="Times New Roman" w:cs="Arial"/>
        </w:rPr>
        <w:t>Added functions in place to collect all the graphics in the study and select which ones are available for Segmentation creation.</w:t>
      </w:r>
      <w:r w:rsidRPr="00CA622A">
        <w:rPr>
          <w:rFonts w:eastAsia="Times New Roman" w:cs="Arial"/>
        </w:rPr>
        <w:t xml:space="preserve"> </w:t>
      </w:r>
    </w:p>
    <w:p w:rsidR="00986EA4" w:rsidRPr="00CA622A" w:rsidRDefault="0085415D" w:rsidP="00CA622A">
      <w:pPr>
        <w:spacing w:before="0"/>
        <w:rPr>
          <w:rFonts w:asciiTheme="majorHAnsi" w:eastAsiaTheme="majorEastAsia" w:hAnsiTheme="majorHAnsi" w:cstheme="majorBidi"/>
          <w:sz w:val="28"/>
          <w:szCs w:val="28"/>
        </w:rPr>
      </w:pPr>
      <w:r>
        <w:rPr>
          <w:rFonts w:eastAsia="Times New Roman" w:cs="Arial"/>
          <w:noProof/>
        </w:rPr>
        <w:lastRenderedPageBreak/>
        <w:drawing>
          <wp:inline distT="0" distB="0" distL="0" distR="0">
            <wp:extent cx="2324100" cy="3184615"/>
            <wp:effectExtent l="19050" t="19050" r="0" b="0"/>
            <wp:docPr id="6" name="Picture 6" descr="A dialog box for segmentation descriptors including name and segmentation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t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4584" cy="3198981"/>
                    </a:xfrm>
                    <a:prstGeom prst="rect">
                      <a:avLst/>
                    </a:prstGeom>
                    <a:noFill/>
                    <a:ln>
                      <a:solidFill>
                        <a:schemeClr val="tx1"/>
                      </a:solidFill>
                    </a:ln>
                  </pic:spPr>
                </pic:pic>
              </a:graphicData>
            </a:graphic>
          </wp:inline>
        </w:drawing>
      </w:r>
    </w:p>
    <w:p w:rsidR="00363D1B" w:rsidRPr="00363D1B" w:rsidRDefault="00363D1B" w:rsidP="003B6093">
      <w:pPr>
        <w:pStyle w:val="Heading1"/>
      </w:pPr>
      <w:bookmarkStart w:id="23" w:name="_Toc365560647"/>
      <w:r w:rsidRPr="00363D1B">
        <w:t>Description of Work Completed During the Month</w:t>
      </w:r>
      <w:bookmarkEnd w:id="15"/>
      <w:bookmarkEnd w:id="23"/>
    </w:p>
    <w:p w:rsidR="00766091" w:rsidRPr="00233CDF" w:rsidRDefault="00766091" w:rsidP="003B6093">
      <w:pPr>
        <w:pStyle w:val="Heading2"/>
      </w:pPr>
      <w:bookmarkStart w:id="24" w:name="_Toc352426615"/>
      <w:bookmarkStart w:id="25" w:name="_Toc365560648"/>
      <w:r w:rsidRPr="007B333C">
        <w:t>External Meetings</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2"/>
        <w:gridCol w:w="5739"/>
        <w:gridCol w:w="2505"/>
      </w:tblGrid>
      <w:tr w:rsidR="00766091" w:rsidRPr="003B6093" w:rsidTr="00FE0B33">
        <w:trPr>
          <w:cantSplit/>
          <w:tblHeader/>
        </w:trPr>
        <w:tc>
          <w:tcPr>
            <w:tcW w:w="1332" w:type="dxa"/>
          </w:tcPr>
          <w:p w:rsidR="00766091" w:rsidRPr="003B6093" w:rsidRDefault="00766091" w:rsidP="003B6093">
            <w:pPr>
              <w:spacing w:before="60" w:after="60"/>
              <w:rPr>
                <w:rFonts w:cs="Arial"/>
                <w:b/>
                <w:szCs w:val="20"/>
              </w:rPr>
            </w:pPr>
            <w:r w:rsidRPr="003B6093">
              <w:rPr>
                <w:rFonts w:cs="Arial"/>
                <w:b/>
                <w:szCs w:val="20"/>
              </w:rPr>
              <w:t>Date</w:t>
            </w:r>
          </w:p>
        </w:tc>
        <w:tc>
          <w:tcPr>
            <w:tcW w:w="5739" w:type="dxa"/>
          </w:tcPr>
          <w:p w:rsidR="00766091" w:rsidRPr="003B6093" w:rsidRDefault="00766091" w:rsidP="003B6093">
            <w:pPr>
              <w:spacing w:before="60" w:after="60"/>
              <w:rPr>
                <w:rFonts w:cs="Arial"/>
                <w:b/>
                <w:szCs w:val="20"/>
              </w:rPr>
            </w:pPr>
            <w:r w:rsidRPr="003B6093">
              <w:rPr>
                <w:rFonts w:cs="Arial"/>
                <w:b/>
                <w:szCs w:val="20"/>
              </w:rPr>
              <w:t>Topic</w:t>
            </w:r>
          </w:p>
        </w:tc>
        <w:tc>
          <w:tcPr>
            <w:tcW w:w="2505"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trPr>
          <w:cantSplit/>
        </w:trPr>
        <w:tc>
          <w:tcPr>
            <w:tcW w:w="1332" w:type="dxa"/>
          </w:tcPr>
          <w:p w:rsidR="0041658E" w:rsidRPr="003B6093" w:rsidRDefault="00452DB6" w:rsidP="00F766E3">
            <w:pPr>
              <w:spacing w:before="60" w:after="60"/>
              <w:rPr>
                <w:rFonts w:cs="Arial"/>
                <w:szCs w:val="20"/>
              </w:rPr>
            </w:pPr>
            <w:r>
              <w:rPr>
                <w:rFonts w:cs="Arial"/>
                <w:szCs w:val="20"/>
              </w:rPr>
              <w:t>September</w:t>
            </w:r>
            <w:r w:rsidR="008B616B" w:rsidRPr="003B6093">
              <w:rPr>
                <w:rFonts w:cs="Arial"/>
                <w:szCs w:val="20"/>
              </w:rPr>
              <w:t xml:space="preserve"> </w:t>
            </w:r>
            <w:r w:rsidR="0041658E" w:rsidRPr="003B6093">
              <w:rPr>
                <w:rFonts w:cs="Arial"/>
                <w:szCs w:val="20"/>
              </w:rPr>
              <w:t>201</w:t>
            </w:r>
            <w:r w:rsidR="009E0F46" w:rsidRPr="003B6093">
              <w:rPr>
                <w:rFonts w:cs="Arial"/>
                <w:szCs w:val="20"/>
              </w:rPr>
              <w:t>3</w:t>
            </w:r>
          </w:p>
        </w:tc>
        <w:tc>
          <w:tcPr>
            <w:tcW w:w="5739"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505" w:type="dxa"/>
          </w:tcPr>
          <w:p w:rsidR="0041658E" w:rsidRPr="003B6093" w:rsidRDefault="0041658E" w:rsidP="000F2F12">
            <w:pPr>
              <w:spacing w:before="60" w:after="60"/>
              <w:rPr>
                <w:rFonts w:cs="Arial"/>
                <w:szCs w:val="20"/>
              </w:rPr>
            </w:pPr>
            <w:r w:rsidRPr="003B6093">
              <w:rPr>
                <w:rFonts w:cs="Arial"/>
                <w:szCs w:val="20"/>
              </w:rPr>
              <w:t>Pat, Vlad, Skip</w:t>
            </w:r>
          </w:p>
        </w:tc>
      </w:tr>
      <w:tr w:rsidR="00C1011F" w:rsidRPr="003B6093">
        <w:trPr>
          <w:cantSplit/>
        </w:trPr>
        <w:tc>
          <w:tcPr>
            <w:tcW w:w="1332" w:type="dxa"/>
          </w:tcPr>
          <w:p w:rsidR="00C1011F" w:rsidRPr="003B6093" w:rsidRDefault="00452DB6" w:rsidP="00F766E3">
            <w:pPr>
              <w:spacing w:before="60" w:after="60"/>
              <w:rPr>
                <w:rFonts w:cs="Arial"/>
                <w:szCs w:val="20"/>
              </w:rPr>
            </w:pPr>
            <w:r>
              <w:rPr>
                <w:rFonts w:cs="Arial"/>
                <w:szCs w:val="20"/>
              </w:rPr>
              <w:t>September</w:t>
            </w:r>
            <w:r w:rsidR="00C1011F" w:rsidRPr="003B6093">
              <w:rPr>
                <w:rFonts w:cs="Arial"/>
                <w:szCs w:val="20"/>
              </w:rPr>
              <w:t xml:space="preserve"> 2013</w:t>
            </w:r>
          </w:p>
        </w:tc>
        <w:tc>
          <w:tcPr>
            <w:tcW w:w="5739"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B85F83">
            <w:pPr>
              <w:pStyle w:val="ListParagraph"/>
              <w:numPr>
                <w:ilvl w:val="0"/>
                <w:numId w:val="6"/>
              </w:numPr>
              <w:spacing w:before="60" w:after="60"/>
              <w:rPr>
                <w:rFonts w:cs="Arial"/>
                <w:szCs w:val="20"/>
              </w:rPr>
            </w:pPr>
            <w:r>
              <w:rPr>
                <w:rFonts w:cs="Arial"/>
                <w:szCs w:val="20"/>
              </w:rPr>
              <w:t>Continued weekly report</w:t>
            </w:r>
          </w:p>
          <w:p w:rsidR="008E69AE" w:rsidRDefault="005909DF" w:rsidP="00B85F83">
            <w:pPr>
              <w:pStyle w:val="ListParagraph"/>
              <w:numPr>
                <w:ilvl w:val="0"/>
                <w:numId w:val="6"/>
              </w:numPr>
              <w:spacing w:before="60" w:after="60"/>
              <w:rPr>
                <w:rFonts w:cs="Arial"/>
                <w:szCs w:val="20"/>
              </w:rPr>
            </w:pPr>
            <w:r>
              <w:rPr>
                <w:rFonts w:cs="Arial"/>
                <w:szCs w:val="20"/>
              </w:rPr>
              <w:t>Ulli asked the AIM team to create AIM governance procedure and related document</w:t>
            </w:r>
            <w:r w:rsidR="00F53D44">
              <w:rPr>
                <w:rFonts w:cs="Arial"/>
                <w:szCs w:val="20"/>
              </w:rPr>
              <w:t>.</w:t>
            </w:r>
          </w:p>
          <w:p w:rsidR="003C7DFF" w:rsidRPr="00A84A62" w:rsidRDefault="003C7DFF" w:rsidP="00030608">
            <w:pPr>
              <w:pStyle w:val="ListParagraph"/>
              <w:numPr>
                <w:ilvl w:val="0"/>
                <w:numId w:val="6"/>
              </w:numPr>
              <w:spacing w:before="60" w:after="60"/>
              <w:rPr>
                <w:rFonts w:cs="Arial"/>
                <w:szCs w:val="20"/>
              </w:rPr>
            </w:pPr>
            <w:r>
              <w:rPr>
                <w:rFonts w:cs="Arial"/>
                <w:szCs w:val="20"/>
              </w:rPr>
              <w:t xml:space="preserve">Discussed </w:t>
            </w:r>
            <w:r w:rsidR="00030608">
              <w:rPr>
                <w:rFonts w:cs="Arial"/>
                <w:szCs w:val="20"/>
              </w:rPr>
              <w:t xml:space="preserve">that </w:t>
            </w:r>
            <w:r>
              <w:rPr>
                <w:rFonts w:cs="Arial"/>
                <w:szCs w:val="20"/>
              </w:rPr>
              <w:t>AIM governance should be separate from the extending AIM document</w:t>
            </w:r>
          </w:p>
        </w:tc>
        <w:tc>
          <w:tcPr>
            <w:tcW w:w="2505" w:type="dxa"/>
          </w:tcPr>
          <w:p w:rsidR="00C1011F" w:rsidRPr="003B6093" w:rsidRDefault="00C1011F" w:rsidP="000F2F12">
            <w:pPr>
              <w:spacing w:before="60" w:after="60"/>
              <w:rPr>
                <w:rFonts w:cs="Arial"/>
                <w:szCs w:val="20"/>
              </w:rPr>
            </w:pPr>
            <w:r w:rsidRPr="003B6093">
              <w:rPr>
                <w:rFonts w:cs="Arial"/>
                <w:szCs w:val="20"/>
              </w:rPr>
              <w:t>Ed Helton, Jo</w:t>
            </w:r>
            <w:r w:rsidR="00DE3964">
              <w:rPr>
                <w:rFonts w:cs="Arial"/>
                <w:szCs w:val="20"/>
              </w:rPr>
              <w:t xml:space="preserve">nathan Lin, Ulli Wagner, </w:t>
            </w:r>
            <w:r w:rsidR="003440DE">
              <w:rPr>
                <w:rFonts w:cs="Arial"/>
                <w:szCs w:val="20"/>
              </w:rPr>
              <w:t xml:space="preserve">Hemant Undale,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trPr>
          <w:cantSplit/>
        </w:trPr>
        <w:tc>
          <w:tcPr>
            <w:tcW w:w="1332" w:type="dxa"/>
          </w:tcPr>
          <w:p w:rsidR="004F51B3" w:rsidRPr="003B6093" w:rsidRDefault="00A57DFC" w:rsidP="00F766E3">
            <w:pPr>
              <w:spacing w:before="60" w:after="60"/>
              <w:rPr>
                <w:rFonts w:cs="Arial"/>
                <w:szCs w:val="20"/>
              </w:rPr>
            </w:pPr>
            <w:r>
              <w:rPr>
                <w:rFonts w:cs="Arial"/>
                <w:szCs w:val="20"/>
              </w:rPr>
              <w:t>September</w:t>
            </w:r>
            <w:r w:rsidR="004F51B3" w:rsidRPr="003B6093">
              <w:rPr>
                <w:rFonts w:cs="Arial"/>
                <w:szCs w:val="20"/>
              </w:rPr>
              <w:t xml:space="preserve"> 2013</w:t>
            </w:r>
          </w:p>
        </w:tc>
        <w:tc>
          <w:tcPr>
            <w:tcW w:w="5739" w:type="dxa"/>
          </w:tcPr>
          <w:p w:rsidR="004F51B3" w:rsidRDefault="004F51B3" w:rsidP="003153B5">
            <w:pPr>
              <w:spacing w:before="60" w:after="60"/>
              <w:rPr>
                <w:rFonts w:cs="Arial"/>
                <w:szCs w:val="20"/>
              </w:rPr>
            </w:pPr>
            <w:r>
              <w:rPr>
                <w:rFonts w:cs="Arial"/>
                <w:szCs w:val="20"/>
              </w:rPr>
              <w:t xml:space="preserve">Worked with SAIC-F project managers </w:t>
            </w:r>
          </w:p>
          <w:p w:rsidR="00071A42" w:rsidRPr="00A84A62" w:rsidRDefault="00A676D3" w:rsidP="00B85F83">
            <w:pPr>
              <w:pStyle w:val="ListParagraph"/>
              <w:numPr>
                <w:ilvl w:val="1"/>
                <w:numId w:val="9"/>
              </w:numPr>
              <w:ind w:left="378"/>
            </w:pPr>
            <w:r>
              <w:t>Submitted AIM governance document for review and comment</w:t>
            </w:r>
            <w:r w:rsidR="00071A42">
              <w:t xml:space="preserve"> </w:t>
            </w:r>
          </w:p>
          <w:p w:rsidR="008F0DE0" w:rsidRPr="00DA5A18" w:rsidRDefault="008F0DE0" w:rsidP="00723A06">
            <w:pPr>
              <w:spacing w:before="0"/>
            </w:pPr>
          </w:p>
        </w:tc>
        <w:tc>
          <w:tcPr>
            <w:tcW w:w="2505" w:type="dxa"/>
          </w:tcPr>
          <w:p w:rsidR="004F51B3" w:rsidRPr="003B6093" w:rsidRDefault="004F51B3" w:rsidP="00517090">
            <w:pPr>
              <w:spacing w:before="60" w:after="60"/>
              <w:rPr>
                <w:rFonts w:cs="Arial"/>
                <w:szCs w:val="20"/>
              </w:rPr>
            </w:pPr>
            <w:proofErr w:type="spellStart"/>
            <w:r>
              <w:rPr>
                <w:rFonts w:cs="Arial"/>
                <w:szCs w:val="20"/>
              </w:rPr>
              <w:t>Ulli</w:t>
            </w:r>
            <w:proofErr w:type="spellEnd"/>
            <w:r>
              <w:rPr>
                <w:rFonts w:cs="Arial"/>
                <w:szCs w:val="20"/>
              </w:rPr>
              <w:t xml:space="preserve">, </w:t>
            </w:r>
            <w:r w:rsidR="00517090">
              <w:rPr>
                <w:rFonts w:cs="Arial"/>
                <w:szCs w:val="20"/>
              </w:rPr>
              <w:t xml:space="preserve">Mick </w:t>
            </w:r>
            <w:proofErr w:type="spellStart"/>
            <w:r w:rsidR="00517090">
              <w:rPr>
                <w:rFonts w:cs="Arial"/>
                <w:szCs w:val="20"/>
              </w:rPr>
              <w:t>Benham</w:t>
            </w:r>
            <w:proofErr w:type="spellEnd"/>
            <w:r w:rsidR="004F7350">
              <w:rPr>
                <w:rFonts w:cs="Arial"/>
                <w:szCs w:val="20"/>
              </w:rPr>
              <w:t xml:space="preserve">, </w:t>
            </w:r>
            <w:r>
              <w:rPr>
                <w:rFonts w:cs="Arial"/>
                <w:szCs w:val="20"/>
              </w:rPr>
              <w:t>Alex Konev,</w:t>
            </w:r>
            <w:r w:rsidRPr="003B6093">
              <w:rPr>
                <w:rFonts w:cs="Arial"/>
                <w:szCs w:val="20"/>
              </w:rPr>
              <w:t xml:space="preserve"> </w:t>
            </w:r>
            <w:proofErr w:type="spellStart"/>
            <w:r>
              <w:rPr>
                <w:rFonts w:cs="Arial"/>
                <w:szCs w:val="20"/>
              </w:rPr>
              <w:t>Vlad</w:t>
            </w:r>
            <w:proofErr w:type="spellEnd"/>
            <w:r>
              <w:rPr>
                <w:rFonts w:cs="Arial"/>
                <w:szCs w:val="20"/>
              </w:rPr>
              <w:t xml:space="preserve">, Skip and </w:t>
            </w:r>
            <w:r w:rsidRPr="003B6093">
              <w:rPr>
                <w:rFonts w:cs="Arial"/>
                <w:szCs w:val="20"/>
              </w:rPr>
              <w:t>Pat</w:t>
            </w:r>
          </w:p>
        </w:tc>
      </w:tr>
      <w:tr w:rsidR="00D52E23" w:rsidRPr="003B6093">
        <w:trPr>
          <w:cantSplit/>
        </w:trPr>
        <w:tc>
          <w:tcPr>
            <w:tcW w:w="1332" w:type="dxa"/>
          </w:tcPr>
          <w:p w:rsidR="00872895" w:rsidRDefault="00872895" w:rsidP="00313076">
            <w:pPr>
              <w:spacing w:before="60" w:after="60"/>
              <w:rPr>
                <w:rFonts w:cs="Arial"/>
                <w:szCs w:val="20"/>
              </w:rPr>
            </w:pPr>
            <w:r>
              <w:rPr>
                <w:rFonts w:cs="Arial"/>
                <w:szCs w:val="20"/>
              </w:rPr>
              <w:t>September</w:t>
            </w:r>
          </w:p>
          <w:p w:rsidR="00D52E23" w:rsidRPr="003B6093" w:rsidRDefault="00D52E23" w:rsidP="00313076">
            <w:pPr>
              <w:spacing w:before="60" w:after="60"/>
              <w:rPr>
                <w:rFonts w:cs="Arial"/>
                <w:szCs w:val="20"/>
              </w:rPr>
            </w:pPr>
            <w:r w:rsidRPr="003B6093">
              <w:rPr>
                <w:rFonts w:cs="Arial"/>
                <w:szCs w:val="20"/>
              </w:rPr>
              <w:t>2013</w:t>
            </w:r>
          </w:p>
        </w:tc>
        <w:tc>
          <w:tcPr>
            <w:tcW w:w="5739" w:type="dxa"/>
          </w:tcPr>
          <w:p w:rsidR="00D52E23" w:rsidRPr="003B6093" w:rsidRDefault="00D52E23" w:rsidP="00404748">
            <w:pPr>
              <w:spacing w:before="60" w:after="60"/>
              <w:rPr>
                <w:rFonts w:cs="Arial"/>
                <w:szCs w:val="20"/>
              </w:rPr>
            </w:pPr>
            <w:r>
              <w:rPr>
                <w:rFonts w:cs="Arial"/>
                <w:szCs w:val="20"/>
              </w:rPr>
              <w:t>Participated in NCI Case Report Form Harmonization Working Group on Imaging</w:t>
            </w:r>
            <w:r w:rsidR="00F53D44">
              <w:rPr>
                <w:rFonts w:cs="Arial"/>
                <w:szCs w:val="20"/>
              </w:rPr>
              <w:t>.</w:t>
            </w:r>
          </w:p>
        </w:tc>
        <w:tc>
          <w:tcPr>
            <w:tcW w:w="2505" w:type="dxa"/>
          </w:tcPr>
          <w:p w:rsidR="00D52E23" w:rsidRPr="003B6093" w:rsidRDefault="00D52E23" w:rsidP="00404748">
            <w:pPr>
              <w:spacing w:before="60" w:after="60"/>
              <w:rPr>
                <w:rFonts w:cs="Arial"/>
                <w:szCs w:val="20"/>
              </w:rPr>
            </w:pPr>
            <w:r w:rsidRPr="003B6093">
              <w:rPr>
                <w:rFonts w:cs="Arial"/>
                <w:szCs w:val="20"/>
              </w:rPr>
              <w:t>Pat</w:t>
            </w:r>
          </w:p>
        </w:tc>
      </w:tr>
      <w:tr w:rsidR="009149F4" w:rsidRPr="003B6093">
        <w:trPr>
          <w:cantSplit/>
        </w:trPr>
        <w:tc>
          <w:tcPr>
            <w:tcW w:w="1332" w:type="dxa"/>
          </w:tcPr>
          <w:p w:rsidR="009149F4" w:rsidRPr="003B6093" w:rsidRDefault="00F6627F" w:rsidP="00A0264B">
            <w:pPr>
              <w:spacing w:before="60" w:after="60"/>
              <w:rPr>
                <w:rFonts w:cs="Arial"/>
                <w:szCs w:val="20"/>
              </w:rPr>
            </w:pPr>
            <w:r>
              <w:rPr>
                <w:rFonts w:cs="Arial"/>
                <w:szCs w:val="20"/>
              </w:rPr>
              <w:lastRenderedPageBreak/>
              <w:t>September</w:t>
            </w:r>
            <w:r w:rsidR="009149F4" w:rsidRPr="003B6093">
              <w:rPr>
                <w:rFonts w:cs="Arial"/>
                <w:szCs w:val="20"/>
              </w:rPr>
              <w:t xml:space="preserve"> 2013</w:t>
            </w:r>
          </w:p>
        </w:tc>
        <w:tc>
          <w:tcPr>
            <w:tcW w:w="5739" w:type="dxa"/>
          </w:tcPr>
          <w:p w:rsidR="009149F4" w:rsidRPr="003B6093" w:rsidRDefault="009149F4" w:rsidP="00A0264B">
            <w:pPr>
              <w:spacing w:before="60" w:after="60"/>
              <w:rPr>
                <w:rFonts w:cs="Arial"/>
                <w:szCs w:val="20"/>
              </w:rPr>
            </w:pPr>
            <w:r>
              <w:rPr>
                <w:rFonts w:cs="Arial"/>
                <w:szCs w:val="20"/>
              </w:rPr>
              <w:t>Work with</w:t>
            </w:r>
            <w:r w:rsidRPr="003B6093">
              <w:rPr>
                <w:rFonts w:cs="Arial"/>
                <w:szCs w:val="20"/>
              </w:rPr>
              <w:t xml:space="preserve"> </w:t>
            </w:r>
            <w:r>
              <w:rPr>
                <w:rFonts w:cs="Arial"/>
                <w:szCs w:val="20"/>
              </w:rPr>
              <w:t>QA team at SAIC-F</w:t>
            </w:r>
          </w:p>
          <w:p w:rsidR="007F38D0" w:rsidRDefault="007F38D0" w:rsidP="007F38D0">
            <w:pPr>
              <w:pStyle w:val="ListParagraph"/>
              <w:numPr>
                <w:ilvl w:val="0"/>
                <w:numId w:val="6"/>
              </w:numPr>
              <w:spacing w:before="60" w:after="60"/>
              <w:rPr>
                <w:rFonts w:cs="Arial"/>
                <w:szCs w:val="20"/>
              </w:rPr>
            </w:pPr>
            <w:r>
              <w:rPr>
                <w:rFonts w:cs="Arial"/>
                <w:szCs w:val="20"/>
              </w:rPr>
              <w:t>Worked on fixing AIM Data Service s</w:t>
            </w:r>
            <w:r w:rsidRPr="007F38D0">
              <w:rPr>
                <w:rFonts w:cs="Arial"/>
                <w:szCs w:val="20"/>
              </w:rPr>
              <w:t xml:space="preserve">earch </w:t>
            </w:r>
            <w:r>
              <w:rPr>
                <w:rFonts w:cs="Arial"/>
                <w:szCs w:val="20"/>
              </w:rPr>
              <w:t>fi</w:t>
            </w:r>
            <w:r w:rsidRPr="007F38D0">
              <w:rPr>
                <w:rFonts w:cs="Arial"/>
                <w:szCs w:val="20"/>
              </w:rPr>
              <w:t>lter</w:t>
            </w:r>
            <w:r w:rsidR="00030608">
              <w:rPr>
                <w:rFonts w:cs="Arial"/>
                <w:szCs w:val="20"/>
              </w:rPr>
              <w:t xml:space="preserve"> issues</w:t>
            </w:r>
            <w:r>
              <w:rPr>
                <w:rFonts w:cs="Arial"/>
                <w:szCs w:val="20"/>
              </w:rPr>
              <w:t>. Skip identified that these were server</w:t>
            </w:r>
            <w:r w:rsidR="00030608">
              <w:rPr>
                <w:rFonts w:cs="Arial"/>
                <w:szCs w:val="20"/>
              </w:rPr>
              <w:t>-</w:t>
            </w:r>
            <w:r>
              <w:rPr>
                <w:rFonts w:cs="Arial"/>
                <w:szCs w:val="20"/>
              </w:rPr>
              <w:t xml:space="preserve">side issues. He informed Nadir about </w:t>
            </w:r>
            <w:r w:rsidR="00030608">
              <w:rPr>
                <w:rFonts w:cs="Arial"/>
                <w:szCs w:val="20"/>
              </w:rPr>
              <w:t>them</w:t>
            </w:r>
            <w:r>
              <w:rPr>
                <w:rFonts w:cs="Arial"/>
                <w:szCs w:val="20"/>
              </w:rPr>
              <w:t>.</w:t>
            </w:r>
          </w:p>
          <w:p w:rsidR="007F38D0" w:rsidRPr="00FE0B33" w:rsidRDefault="007F38D0" w:rsidP="007F38D0">
            <w:pPr>
              <w:pStyle w:val="ListParagraph"/>
              <w:numPr>
                <w:ilvl w:val="0"/>
                <w:numId w:val="39"/>
              </w:numPr>
              <w:spacing w:before="0"/>
              <w:contextualSpacing w:val="0"/>
              <w:rPr>
                <w:szCs w:val="22"/>
              </w:rPr>
            </w:pPr>
            <w:r w:rsidRPr="00FE0B33">
              <w:rPr>
                <w:szCs w:val="22"/>
              </w:rPr>
              <w:t>Imaging Physical Entities: Search for ‘</w:t>
            </w:r>
            <w:proofErr w:type="spellStart"/>
            <w:r w:rsidRPr="00FE0B33">
              <w:rPr>
                <w:szCs w:val="22"/>
              </w:rPr>
              <w:t>xxxxx</w:t>
            </w:r>
            <w:proofErr w:type="spellEnd"/>
            <w:r w:rsidRPr="00FE0B33">
              <w:rPr>
                <w:szCs w:val="22"/>
              </w:rPr>
              <w:t xml:space="preserve">” returns results when </w:t>
            </w:r>
            <w:r w:rsidR="00030608">
              <w:rPr>
                <w:szCs w:val="22"/>
              </w:rPr>
              <w:t xml:space="preserve">there </w:t>
            </w:r>
            <w:r w:rsidRPr="00FE0B33">
              <w:rPr>
                <w:szCs w:val="22"/>
              </w:rPr>
              <w:t>should not be any.</w:t>
            </w:r>
          </w:p>
          <w:p w:rsidR="007F38D0" w:rsidRPr="00FE0B33" w:rsidRDefault="007F38D0" w:rsidP="007F38D0">
            <w:pPr>
              <w:pStyle w:val="ListParagraph"/>
              <w:numPr>
                <w:ilvl w:val="0"/>
                <w:numId w:val="39"/>
              </w:numPr>
              <w:spacing w:before="0"/>
              <w:contextualSpacing w:val="0"/>
              <w:rPr>
                <w:szCs w:val="22"/>
              </w:rPr>
            </w:pPr>
            <w:r w:rsidRPr="00FE0B33">
              <w:rPr>
                <w:szCs w:val="22"/>
              </w:rPr>
              <w:t>Imaging Observations: Search for ‘</w:t>
            </w:r>
            <w:proofErr w:type="spellStart"/>
            <w:r w:rsidRPr="00FE0B33">
              <w:rPr>
                <w:szCs w:val="22"/>
              </w:rPr>
              <w:t>xxxxx</w:t>
            </w:r>
            <w:proofErr w:type="spellEnd"/>
            <w:r w:rsidRPr="00FE0B33">
              <w:rPr>
                <w:szCs w:val="22"/>
              </w:rPr>
              <w:t>” returns results when should not be any.</w:t>
            </w:r>
          </w:p>
          <w:p w:rsidR="007F38D0" w:rsidRPr="00FE0B33" w:rsidRDefault="007F38D0" w:rsidP="007F38D0">
            <w:pPr>
              <w:pStyle w:val="ListParagraph"/>
              <w:numPr>
                <w:ilvl w:val="0"/>
                <w:numId w:val="39"/>
              </w:numPr>
              <w:spacing w:before="0"/>
              <w:contextualSpacing w:val="0"/>
              <w:rPr>
                <w:szCs w:val="22"/>
              </w:rPr>
            </w:pPr>
            <w:r w:rsidRPr="00FE0B33">
              <w:rPr>
                <w:szCs w:val="22"/>
              </w:rPr>
              <w:t>Imaging Ob</w:t>
            </w:r>
            <w:r w:rsidR="00030608">
              <w:rPr>
                <w:szCs w:val="22"/>
              </w:rPr>
              <w:t>s</w:t>
            </w:r>
            <w:r w:rsidRPr="00FE0B33">
              <w:rPr>
                <w:szCs w:val="22"/>
              </w:rPr>
              <w:t>ervation Characteristics: Search for ‘</w:t>
            </w:r>
            <w:proofErr w:type="spellStart"/>
            <w:r w:rsidRPr="00FE0B33">
              <w:rPr>
                <w:szCs w:val="22"/>
              </w:rPr>
              <w:t>xxxxx</w:t>
            </w:r>
            <w:proofErr w:type="spellEnd"/>
            <w:r w:rsidRPr="00FE0B33">
              <w:rPr>
                <w:szCs w:val="22"/>
              </w:rPr>
              <w:t xml:space="preserve">” returns results when </w:t>
            </w:r>
            <w:r w:rsidR="00030608">
              <w:rPr>
                <w:szCs w:val="22"/>
              </w:rPr>
              <w:t xml:space="preserve">there </w:t>
            </w:r>
            <w:r w:rsidRPr="00FE0B33">
              <w:rPr>
                <w:szCs w:val="22"/>
              </w:rPr>
              <w:t>should not be any.</w:t>
            </w:r>
          </w:p>
          <w:p w:rsidR="007F38D0" w:rsidRPr="00FE0B33" w:rsidRDefault="007F38D0" w:rsidP="007F38D0">
            <w:pPr>
              <w:pStyle w:val="ListParagraph"/>
              <w:numPr>
                <w:ilvl w:val="0"/>
                <w:numId w:val="39"/>
              </w:numPr>
              <w:spacing w:before="0"/>
              <w:contextualSpacing w:val="0"/>
              <w:rPr>
                <w:szCs w:val="22"/>
              </w:rPr>
            </w:pPr>
            <w:r w:rsidRPr="00FE0B33">
              <w:rPr>
                <w:szCs w:val="22"/>
              </w:rPr>
              <w:t>Imaging Physical Entity Characteristics: Search for ‘</w:t>
            </w:r>
            <w:proofErr w:type="spellStart"/>
            <w:r w:rsidRPr="00FE0B33">
              <w:rPr>
                <w:szCs w:val="22"/>
              </w:rPr>
              <w:t>xxxxx</w:t>
            </w:r>
            <w:proofErr w:type="spellEnd"/>
            <w:r w:rsidRPr="00FE0B33">
              <w:rPr>
                <w:szCs w:val="22"/>
              </w:rPr>
              <w:t xml:space="preserve">” returns results when </w:t>
            </w:r>
            <w:r w:rsidR="00030608">
              <w:rPr>
                <w:szCs w:val="22"/>
              </w:rPr>
              <w:t xml:space="preserve">there </w:t>
            </w:r>
            <w:r w:rsidRPr="00FE0B33">
              <w:rPr>
                <w:szCs w:val="22"/>
              </w:rPr>
              <w:t>should not be any.</w:t>
            </w:r>
          </w:p>
          <w:p w:rsidR="007F38D0" w:rsidRPr="00FE0B33" w:rsidRDefault="007F38D0" w:rsidP="007F38D0">
            <w:pPr>
              <w:pStyle w:val="ListParagraph"/>
              <w:numPr>
                <w:ilvl w:val="0"/>
                <w:numId w:val="39"/>
              </w:numPr>
              <w:spacing w:before="0"/>
              <w:contextualSpacing w:val="0"/>
              <w:rPr>
                <w:szCs w:val="22"/>
              </w:rPr>
            </w:pPr>
            <w:r w:rsidRPr="00FE0B33">
              <w:rPr>
                <w:szCs w:val="22"/>
              </w:rPr>
              <w:t>Study Instance UID: Search for anything still returns two results with no Study Instance UID.</w:t>
            </w:r>
          </w:p>
          <w:p w:rsidR="007F38D0" w:rsidRPr="00FE0B33" w:rsidRDefault="007F38D0" w:rsidP="007F38D0">
            <w:pPr>
              <w:pStyle w:val="ListParagraph"/>
              <w:numPr>
                <w:ilvl w:val="0"/>
                <w:numId w:val="39"/>
              </w:numPr>
              <w:spacing w:before="0"/>
              <w:contextualSpacing w:val="0"/>
              <w:rPr>
                <w:szCs w:val="22"/>
              </w:rPr>
            </w:pPr>
            <w:r w:rsidRPr="00FE0B33">
              <w:rPr>
                <w:szCs w:val="22"/>
              </w:rPr>
              <w:t>Annotation Name: Search for anything still returns two results with no Study Instance UID.</w:t>
            </w:r>
          </w:p>
          <w:p w:rsidR="007F38D0" w:rsidRDefault="007F38D0" w:rsidP="00B85F83">
            <w:pPr>
              <w:pStyle w:val="ListParagraph"/>
              <w:numPr>
                <w:ilvl w:val="0"/>
                <w:numId w:val="6"/>
              </w:numPr>
              <w:spacing w:before="60" w:after="60"/>
              <w:rPr>
                <w:rFonts w:cs="Arial"/>
                <w:szCs w:val="20"/>
              </w:rPr>
            </w:pPr>
            <w:r>
              <w:rPr>
                <w:rFonts w:cs="Arial"/>
                <w:szCs w:val="20"/>
              </w:rPr>
              <w:t>Skip informed Tin that the above issue</w:t>
            </w:r>
            <w:r w:rsidR="00030608">
              <w:rPr>
                <w:rFonts w:cs="Arial"/>
                <w:szCs w:val="20"/>
              </w:rPr>
              <w:t>s</w:t>
            </w:r>
            <w:r>
              <w:rPr>
                <w:rFonts w:cs="Arial"/>
                <w:szCs w:val="20"/>
              </w:rPr>
              <w:t xml:space="preserve"> were fixed.</w:t>
            </w:r>
          </w:p>
          <w:p w:rsidR="00872895" w:rsidRDefault="00872895" w:rsidP="00B85F83">
            <w:pPr>
              <w:pStyle w:val="ListParagraph"/>
              <w:numPr>
                <w:ilvl w:val="0"/>
                <w:numId w:val="6"/>
              </w:numPr>
              <w:spacing w:before="60" w:after="60"/>
              <w:rPr>
                <w:rFonts w:cs="Arial"/>
                <w:szCs w:val="20"/>
              </w:rPr>
            </w:pPr>
            <w:r>
              <w:rPr>
                <w:rFonts w:cs="Arial"/>
                <w:szCs w:val="20"/>
              </w:rPr>
              <w:t xml:space="preserve">Worked on AIM workstation 4.0 and 4.1 </w:t>
            </w:r>
            <w:r w:rsidR="0059128A">
              <w:rPr>
                <w:rFonts w:cs="Arial"/>
                <w:szCs w:val="20"/>
              </w:rPr>
              <w:t>bug issues</w:t>
            </w:r>
          </w:p>
          <w:p w:rsidR="002B7303" w:rsidRDefault="00F1355A" w:rsidP="00F1355A">
            <w:pPr>
              <w:pStyle w:val="ListParagraph"/>
              <w:numPr>
                <w:ilvl w:val="0"/>
                <w:numId w:val="6"/>
              </w:numPr>
              <w:spacing w:before="60" w:after="60"/>
              <w:rPr>
                <w:rFonts w:cs="Arial"/>
                <w:szCs w:val="20"/>
              </w:rPr>
            </w:pPr>
            <w:r>
              <w:rPr>
                <w:rFonts w:cs="Arial"/>
                <w:szCs w:val="20"/>
              </w:rPr>
              <w:t xml:space="preserve">Worked on </w:t>
            </w:r>
            <w:proofErr w:type="spellStart"/>
            <w:r w:rsidRPr="00F1355A">
              <w:rPr>
                <w:rFonts w:cs="Arial"/>
                <w:szCs w:val="20"/>
              </w:rPr>
              <w:t>CMake</w:t>
            </w:r>
            <w:proofErr w:type="spellEnd"/>
            <w:r w:rsidRPr="00F1355A">
              <w:rPr>
                <w:rFonts w:cs="Arial"/>
                <w:szCs w:val="20"/>
              </w:rPr>
              <w:t xml:space="preserve"> Linux and Windows (AIM Lib 4.1)</w:t>
            </w:r>
          </w:p>
          <w:p w:rsidR="002D6C6A" w:rsidRDefault="002D6C6A" w:rsidP="00F1355A">
            <w:pPr>
              <w:pStyle w:val="ListParagraph"/>
              <w:numPr>
                <w:ilvl w:val="0"/>
                <w:numId w:val="6"/>
              </w:numPr>
              <w:spacing w:before="60" w:after="60"/>
              <w:rPr>
                <w:rFonts w:cs="Arial"/>
                <w:szCs w:val="20"/>
              </w:rPr>
            </w:pPr>
            <w:r>
              <w:rPr>
                <w:rFonts w:cs="Arial"/>
                <w:szCs w:val="20"/>
              </w:rPr>
              <w:t xml:space="preserve">Telephone call </w:t>
            </w:r>
            <w:r w:rsidR="00E44D29">
              <w:rPr>
                <w:rFonts w:cs="Arial"/>
                <w:szCs w:val="20"/>
              </w:rPr>
              <w:t xml:space="preserve">and e-mail exchanges </w:t>
            </w:r>
            <w:r>
              <w:rPr>
                <w:rFonts w:cs="Arial"/>
                <w:szCs w:val="20"/>
              </w:rPr>
              <w:t xml:space="preserve">with Tin on </w:t>
            </w:r>
            <w:proofErr w:type="spellStart"/>
            <w:r>
              <w:rPr>
                <w:rFonts w:cs="Arial"/>
                <w:szCs w:val="20"/>
              </w:rPr>
              <w:t>CMake</w:t>
            </w:r>
            <w:proofErr w:type="spellEnd"/>
            <w:r>
              <w:rPr>
                <w:rFonts w:cs="Arial"/>
                <w:szCs w:val="20"/>
              </w:rPr>
              <w:t xml:space="preserve"> and Mac OS X</w:t>
            </w:r>
          </w:p>
          <w:p w:rsidR="00916885" w:rsidRDefault="00916885" w:rsidP="00F1355A">
            <w:pPr>
              <w:pStyle w:val="ListParagraph"/>
              <w:numPr>
                <w:ilvl w:val="0"/>
                <w:numId w:val="6"/>
              </w:numPr>
              <w:spacing w:before="60" w:after="60"/>
              <w:rPr>
                <w:rFonts w:cs="Arial"/>
                <w:szCs w:val="20"/>
              </w:rPr>
            </w:pPr>
            <w:r>
              <w:rPr>
                <w:rFonts w:cs="Arial"/>
                <w:szCs w:val="20"/>
              </w:rPr>
              <w:t>Requested Tin to verif</w:t>
            </w:r>
            <w:r w:rsidR="00030608">
              <w:rPr>
                <w:rFonts w:cs="Arial"/>
                <w:szCs w:val="20"/>
              </w:rPr>
              <w:t>y</w:t>
            </w:r>
            <w:r>
              <w:rPr>
                <w:rFonts w:cs="Arial"/>
                <w:szCs w:val="20"/>
              </w:rPr>
              <w:t xml:space="preserve"> AIM workstation JIRA issues</w:t>
            </w:r>
          </w:p>
          <w:p w:rsidR="00916885" w:rsidRDefault="00DA60A6" w:rsidP="00DA60A6">
            <w:pPr>
              <w:pStyle w:val="ListParagraph"/>
              <w:numPr>
                <w:ilvl w:val="0"/>
                <w:numId w:val="6"/>
              </w:numPr>
              <w:spacing w:before="60" w:after="60"/>
              <w:rPr>
                <w:rFonts w:cs="Arial"/>
                <w:szCs w:val="20"/>
              </w:rPr>
            </w:pPr>
            <w:r>
              <w:rPr>
                <w:rFonts w:cs="Arial"/>
                <w:szCs w:val="20"/>
              </w:rPr>
              <w:t>Submitted AIM workstation 4.0 for QA</w:t>
            </w:r>
          </w:p>
          <w:p w:rsidR="001177B0" w:rsidRDefault="001177B0" w:rsidP="00DA60A6">
            <w:pPr>
              <w:pStyle w:val="ListParagraph"/>
              <w:numPr>
                <w:ilvl w:val="0"/>
                <w:numId w:val="6"/>
              </w:numPr>
              <w:spacing w:before="60" w:after="60"/>
              <w:rPr>
                <w:rFonts w:cs="Arial"/>
                <w:szCs w:val="20"/>
              </w:rPr>
            </w:pPr>
            <w:r>
              <w:rPr>
                <w:rFonts w:cs="Arial"/>
                <w:szCs w:val="20"/>
              </w:rPr>
              <w:t xml:space="preserve">Worked on </w:t>
            </w:r>
            <w:proofErr w:type="spellStart"/>
            <w:r>
              <w:rPr>
                <w:rFonts w:cs="Arial"/>
                <w:szCs w:val="20"/>
              </w:rPr>
              <w:t>AppScan</w:t>
            </w:r>
            <w:proofErr w:type="spellEnd"/>
            <w:r>
              <w:rPr>
                <w:rFonts w:cs="Arial"/>
                <w:szCs w:val="20"/>
              </w:rPr>
              <w:t xml:space="preserve"> issues</w:t>
            </w:r>
          </w:p>
          <w:p w:rsidR="00C86AE2" w:rsidRDefault="00C86AE2" w:rsidP="00DA60A6">
            <w:pPr>
              <w:pStyle w:val="ListParagraph"/>
              <w:numPr>
                <w:ilvl w:val="0"/>
                <w:numId w:val="6"/>
              </w:numPr>
              <w:spacing w:before="60" w:after="60"/>
              <w:rPr>
                <w:rFonts w:cs="Arial"/>
                <w:szCs w:val="20"/>
              </w:rPr>
            </w:pPr>
            <w:r>
              <w:rPr>
                <w:rFonts w:cs="Arial"/>
                <w:szCs w:val="20"/>
              </w:rPr>
              <w:t xml:space="preserve">Sent e-mails to </w:t>
            </w:r>
            <w:proofErr w:type="spellStart"/>
            <w:r>
              <w:rPr>
                <w:rFonts w:cs="Arial"/>
                <w:szCs w:val="20"/>
              </w:rPr>
              <w:t>Mikol</w:t>
            </w:r>
            <w:proofErr w:type="spellEnd"/>
            <w:r>
              <w:rPr>
                <w:rFonts w:cs="Arial"/>
                <w:szCs w:val="20"/>
              </w:rPr>
              <w:t xml:space="preserve"> about </w:t>
            </w:r>
            <w:proofErr w:type="spellStart"/>
            <w:r>
              <w:rPr>
                <w:rFonts w:cs="Arial"/>
                <w:szCs w:val="20"/>
              </w:rPr>
              <w:t>AppScan</w:t>
            </w:r>
            <w:proofErr w:type="spellEnd"/>
            <w:r>
              <w:rPr>
                <w:rFonts w:cs="Arial"/>
                <w:szCs w:val="20"/>
              </w:rPr>
              <w:t xml:space="preserve"> test issues</w:t>
            </w:r>
          </w:p>
          <w:p w:rsidR="001322CE" w:rsidRDefault="00030608" w:rsidP="00DA60A6">
            <w:pPr>
              <w:pStyle w:val="ListParagraph"/>
              <w:numPr>
                <w:ilvl w:val="0"/>
                <w:numId w:val="6"/>
              </w:numPr>
              <w:spacing w:before="60" w:after="60"/>
              <w:rPr>
                <w:rFonts w:cs="Arial"/>
                <w:szCs w:val="20"/>
              </w:rPr>
            </w:pPr>
            <w:r>
              <w:rPr>
                <w:rFonts w:cs="Arial"/>
                <w:szCs w:val="20"/>
              </w:rPr>
              <w:t xml:space="preserve">Fixed </w:t>
            </w:r>
            <w:r w:rsidR="001322CE">
              <w:rPr>
                <w:rFonts w:cs="Arial"/>
                <w:szCs w:val="20"/>
              </w:rPr>
              <w:t>warning message when start</w:t>
            </w:r>
            <w:r>
              <w:rPr>
                <w:rFonts w:cs="Arial"/>
                <w:szCs w:val="20"/>
              </w:rPr>
              <w:t>ing</w:t>
            </w:r>
            <w:r w:rsidR="001322CE">
              <w:rPr>
                <w:rFonts w:cs="Arial"/>
                <w:szCs w:val="20"/>
              </w:rPr>
              <w:t xml:space="preserve"> AIM workstation</w:t>
            </w:r>
            <w:r>
              <w:rPr>
                <w:rFonts w:cs="Arial"/>
                <w:szCs w:val="20"/>
              </w:rPr>
              <w:t>. This was</w:t>
            </w:r>
            <w:r w:rsidR="001322CE">
              <w:rPr>
                <w:rFonts w:cs="Arial"/>
                <w:szCs w:val="20"/>
              </w:rPr>
              <w:t xml:space="preserve"> related to </w:t>
            </w:r>
            <w:r>
              <w:rPr>
                <w:rFonts w:cs="Arial"/>
                <w:szCs w:val="20"/>
              </w:rPr>
              <w:t xml:space="preserve">a </w:t>
            </w:r>
            <w:r w:rsidR="001322CE">
              <w:rPr>
                <w:rFonts w:cs="Arial"/>
                <w:szCs w:val="20"/>
              </w:rPr>
              <w:t>non-ClearCanvas plugin</w:t>
            </w:r>
          </w:p>
          <w:p w:rsidR="00DE28E4" w:rsidRDefault="00DE28E4" w:rsidP="00DA60A6">
            <w:pPr>
              <w:pStyle w:val="ListParagraph"/>
              <w:numPr>
                <w:ilvl w:val="0"/>
                <w:numId w:val="6"/>
              </w:numPr>
              <w:spacing w:before="60" w:after="60"/>
              <w:rPr>
                <w:rFonts w:cs="Arial"/>
                <w:szCs w:val="20"/>
              </w:rPr>
            </w:pPr>
            <w:r>
              <w:rPr>
                <w:rFonts w:cs="Arial"/>
                <w:szCs w:val="20"/>
              </w:rPr>
              <w:t>Answered wh</w:t>
            </w:r>
            <w:r w:rsidR="00030608">
              <w:rPr>
                <w:rFonts w:cs="Arial"/>
                <w:szCs w:val="20"/>
              </w:rPr>
              <w:t>ich</w:t>
            </w:r>
            <w:r>
              <w:rPr>
                <w:rFonts w:cs="Arial"/>
                <w:szCs w:val="20"/>
              </w:rPr>
              <w:t xml:space="preserve"> parameters </w:t>
            </w:r>
            <w:r w:rsidR="00030608">
              <w:rPr>
                <w:rFonts w:cs="Arial"/>
                <w:szCs w:val="20"/>
              </w:rPr>
              <w:t xml:space="preserve">were </w:t>
            </w:r>
            <w:r>
              <w:rPr>
                <w:rFonts w:cs="Arial"/>
                <w:szCs w:val="20"/>
              </w:rPr>
              <w:t>used to perform test AIMES-210.</w:t>
            </w:r>
          </w:p>
          <w:p w:rsidR="003B2928" w:rsidRDefault="003B2928" w:rsidP="00DA60A6">
            <w:pPr>
              <w:pStyle w:val="ListParagraph"/>
              <w:numPr>
                <w:ilvl w:val="0"/>
                <w:numId w:val="6"/>
              </w:numPr>
              <w:spacing w:before="60" w:after="60"/>
              <w:rPr>
                <w:rFonts w:cs="Arial"/>
                <w:szCs w:val="20"/>
              </w:rPr>
            </w:pPr>
            <w:r>
              <w:rPr>
                <w:rFonts w:cs="Arial"/>
                <w:szCs w:val="20"/>
              </w:rPr>
              <w:t>Sent AIM library 4.1 test bundle for QA</w:t>
            </w:r>
          </w:p>
          <w:p w:rsidR="00DE28E4" w:rsidRPr="00923D66" w:rsidRDefault="00DE28E4" w:rsidP="00030608">
            <w:pPr>
              <w:pStyle w:val="ListParagraph"/>
              <w:numPr>
                <w:ilvl w:val="0"/>
                <w:numId w:val="6"/>
              </w:numPr>
              <w:spacing w:before="60" w:after="60"/>
              <w:rPr>
                <w:rFonts w:cs="Arial"/>
                <w:szCs w:val="20"/>
              </w:rPr>
            </w:pPr>
            <w:r>
              <w:rPr>
                <w:rFonts w:cs="Arial"/>
                <w:szCs w:val="20"/>
              </w:rPr>
              <w:t xml:space="preserve">Requested a new </w:t>
            </w:r>
            <w:proofErr w:type="spellStart"/>
            <w:r>
              <w:rPr>
                <w:rFonts w:cs="Arial"/>
                <w:szCs w:val="20"/>
              </w:rPr>
              <w:t>AppScan</w:t>
            </w:r>
            <w:proofErr w:type="spellEnd"/>
            <w:r>
              <w:rPr>
                <w:rFonts w:cs="Arial"/>
                <w:szCs w:val="20"/>
              </w:rPr>
              <w:t xml:space="preserve"> test</w:t>
            </w:r>
          </w:p>
        </w:tc>
        <w:tc>
          <w:tcPr>
            <w:tcW w:w="2505" w:type="dxa"/>
          </w:tcPr>
          <w:p w:rsidR="009149F4" w:rsidRPr="003B6093" w:rsidRDefault="009149F4" w:rsidP="00A0264B">
            <w:pPr>
              <w:spacing w:before="60" w:after="60"/>
              <w:rPr>
                <w:rFonts w:cs="Arial"/>
                <w:szCs w:val="20"/>
              </w:rPr>
            </w:pPr>
            <w:r>
              <w:rPr>
                <w:rFonts w:cs="Arial"/>
                <w:szCs w:val="20"/>
              </w:rPr>
              <w:t xml:space="preserve">Tin, </w:t>
            </w:r>
            <w:proofErr w:type="spellStart"/>
            <w:r w:rsidR="00C86AE2">
              <w:rPr>
                <w:rFonts w:cs="Arial"/>
                <w:szCs w:val="20"/>
              </w:rPr>
              <w:t>Mikol</w:t>
            </w:r>
            <w:proofErr w:type="spellEnd"/>
            <w:r w:rsidR="00C86AE2">
              <w:rPr>
                <w:rFonts w:cs="Arial"/>
                <w:szCs w:val="20"/>
              </w:rPr>
              <w:t xml:space="preserve"> Ware, </w:t>
            </w:r>
            <w:proofErr w:type="spellStart"/>
            <w:r>
              <w:rPr>
                <w:rFonts w:cs="Arial"/>
                <w:szCs w:val="20"/>
              </w:rPr>
              <w:t>Vlad</w:t>
            </w:r>
            <w:proofErr w:type="spellEnd"/>
            <w:r>
              <w:rPr>
                <w:rFonts w:cs="Arial"/>
                <w:szCs w:val="20"/>
              </w:rPr>
              <w:t>, Skip and Pat</w:t>
            </w:r>
          </w:p>
        </w:tc>
      </w:tr>
      <w:tr w:rsidR="009E6365" w:rsidRPr="003B6093">
        <w:trPr>
          <w:cantSplit/>
        </w:trPr>
        <w:tc>
          <w:tcPr>
            <w:tcW w:w="1332" w:type="dxa"/>
          </w:tcPr>
          <w:p w:rsidR="009E6365" w:rsidRPr="003B6093" w:rsidRDefault="008B0DAB" w:rsidP="005D7617">
            <w:pPr>
              <w:spacing w:before="60" w:after="60"/>
              <w:rPr>
                <w:rFonts w:cs="Arial"/>
                <w:szCs w:val="20"/>
              </w:rPr>
            </w:pPr>
            <w:r>
              <w:rPr>
                <w:rFonts w:cs="Arial"/>
                <w:szCs w:val="20"/>
              </w:rPr>
              <w:t>September</w:t>
            </w:r>
            <w:r w:rsidR="000C72DB" w:rsidRPr="003B6093">
              <w:rPr>
                <w:rFonts w:cs="Arial"/>
                <w:szCs w:val="20"/>
              </w:rPr>
              <w:t xml:space="preserve"> 2013</w:t>
            </w:r>
          </w:p>
        </w:tc>
        <w:tc>
          <w:tcPr>
            <w:tcW w:w="5739" w:type="dxa"/>
          </w:tcPr>
          <w:p w:rsidR="00012490" w:rsidRPr="003B6093" w:rsidRDefault="00012490" w:rsidP="00012490">
            <w:pPr>
              <w:spacing w:before="60" w:after="60"/>
              <w:rPr>
                <w:rFonts w:cs="Arial"/>
                <w:szCs w:val="20"/>
              </w:rPr>
            </w:pPr>
            <w:r>
              <w:rPr>
                <w:rFonts w:cs="Arial"/>
                <w:szCs w:val="20"/>
              </w:rPr>
              <w:t>Work</w:t>
            </w:r>
            <w:r w:rsidR="00030608">
              <w:rPr>
                <w:rFonts w:cs="Arial"/>
                <w:szCs w:val="20"/>
              </w:rPr>
              <w:t>ed</w:t>
            </w:r>
            <w:r>
              <w:rPr>
                <w:rFonts w:cs="Arial"/>
                <w:szCs w:val="20"/>
              </w:rPr>
              <w:t xml:space="preserve"> with</w:t>
            </w:r>
            <w:r w:rsidRPr="003B6093">
              <w:rPr>
                <w:rFonts w:cs="Arial"/>
                <w:szCs w:val="20"/>
              </w:rPr>
              <w:t xml:space="preserve"> </w:t>
            </w:r>
            <w:r w:rsidR="00DD5D2B">
              <w:rPr>
                <w:rFonts w:cs="Arial"/>
                <w:szCs w:val="20"/>
              </w:rPr>
              <w:t>AIM Data Service</w:t>
            </w:r>
            <w:r>
              <w:rPr>
                <w:rFonts w:cs="Arial"/>
                <w:szCs w:val="20"/>
              </w:rPr>
              <w:t xml:space="preserve"> team </w:t>
            </w:r>
            <w:r w:rsidR="00653E9B">
              <w:rPr>
                <w:rFonts w:cs="Arial"/>
                <w:szCs w:val="20"/>
              </w:rPr>
              <w:t>at Emory</w:t>
            </w:r>
            <w:r w:rsidR="00030608">
              <w:rPr>
                <w:rFonts w:cs="Arial"/>
                <w:szCs w:val="20"/>
              </w:rPr>
              <w:t xml:space="preserve"> on the following:</w:t>
            </w:r>
          </w:p>
          <w:p w:rsidR="008E69AE" w:rsidRDefault="00653E9B" w:rsidP="00653E9B">
            <w:pPr>
              <w:pStyle w:val="ListParagraph"/>
              <w:numPr>
                <w:ilvl w:val="0"/>
                <w:numId w:val="6"/>
              </w:numPr>
              <w:spacing w:before="60" w:after="60"/>
              <w:rPr>
                <w:rFonts w:cs="Arial"/>
                <w:szCs w:val="20"/>
              </w:rPr>
            </w:pPr>
            <w:r w:rsidRPr="00653E9B">
              <w:rPr>
                <w:rFonts w:cs="Arial"/>
                <w:szCs w:val="20"/>
              </w:rPr>
              <w:t>Submit</w:t>
            </w:r>
            <w:r w:rsidR="00030608">
              <w:rPr>
                <w:rFonts w:cs="Arial"/>
                <w:szCs w:val="20"/>
              </w:rPr>
              <w:t>ted</w:t>
            </w:r>
            <w:r w:rsidRPr="00653E9B">
              <w:rPr>
                <w:rFonts w:cs="Arial"/>
                <w:szCs w:val="20"/>
              </w:rPr>
              <w:t xml:space="preserve"> and retriev</w:t>
            </w:r>
            <w:r w:rsidR="00030608">
              <w:rPr>
                <w:rFonts w:cs="Arial"/>
                <w:szCs w:val="20"/>
              </w:rPr>
              <w:t>ed</w:t>
            </w:r>
            <w:r w:rsidRPr="00653E9B">
              <w:rPr>
                <w:rFonts w:cs="Arial"/>
                <w:szCs w:val="20"/>
              </w:rPr>
              <w:t xml:space="preserve"> "empty" annotations to data service</w:t>
            </w:r>
            <w:r w:rsidR="00030608">
              <w:rPr>
                <w:rFonts w:cs="Arial"/>
                <w:szCs w:val="20"/>
              </w:rPr>
              <w:t>. Worked</w:t>
            </w:r>
            <w:r>
              <w:rPr>
                <w:rFonts w:cs="Arial"/>
                <w:szCs w:val="20"/>
              </w:rPr>
              <w:t xml:space="preserve"> with Emory team to test the data service</w:t>
            </w:r>
            <w:r w:rsidR="00030608">
              <w:rPr>
                <w:rFonts w:cs="Arial"/>
                <w:szCs w:val="20"/>
              </w:rPr>
              <w:t>.</w:t>
            </w:r>
          </w:p>
          <w:p w:rsidR="00F849B0" w:rsidRDefault="00544C25" w:rsidP="00B85F83">
            <w:pPr>
              <w:pStyle w:val="ListParagraph"/>
              <w:numPr>
                <w:ilvl w:val="0"/>
                <w:numId w:val="6"/>
              </w:numPr>
              <w:spacing w:before="60" w:after="60"/>
              <w:rPr>
                <w:rFonts w:cs="Arial"/>
                <w:szCs w:val="20"/>
              </w:rPr>
            </w:pPr>
            <w:r>
              <w:rPr>
                <w:rFonts w:cs="Arial"/>
                <w:szCs w:val="20"/>
              </w:rPr>
              <w:t xml:space="preserve">Consulted </w:t>
            </w:r>
            <w:r w:rsidR="00030608">
              <w:rPr>
                <w:rFonts w:cs="Arial"/>
                <w:szCs w:val="20"/>
              </w:rPr>
              <w:t xml:space="preserve">with </w:t>
            </w:r>
            <w:r>
              <w:rPr>
                <w:rFonts w:cs="Arial"/>
                <w:szCs w:val="20"/>
              </w:rPr>
              <w:t xml:space="preserve">Nadir about </w:t>
            </w:r>
            <w:r w:rsidR="00030608">
              <w:rPr>
                <w:rFonts w:cs="Arial"/>
                <w:szCs w:val="20"/>
              </w:rPr>
              <w:t xml:space="preserve">the public </w:t>
            </w:r>
            <w:r>
              <w:rPr>
                <w:rFonts w:cs="Arial"/>
                <w:szCs w:val="20"/>
              </w:rPr>
              <w:t xml:space="preserve">using the test AIM Data Service 2.0 </w:t>
            </w:r>
            <w:proofErr w:type="gramStart"/>
            <w:r>
              <w:rPr>
                <w:rFonts w:cs="Arial"/>
                <w:szCs w:val="20"/>
              </w:rPr>
              <w:t xml:space="preserve">URL </w:t>
            </w:r>
            <w:r w:rsidR="00152851">
              <w:rPr>
                <w:rFonts w:cs="Arial"/>
                <w:szCs w:val="20"/>
              </w:rPr>
              <w:t>.</w:t>
            </w:r>
            <w:proofErr w:type="gramEnd"/>
            <w:r>
              <w:rPr>
                <w:rFonts w:cs="Arial"/>
                <w:szCs w:val="20"/>
              </w:rPr>
              <w:t xml:space="preserve"> Emory will not always support this test URL. The AIM team will not include it in AIM workstation rel</w:t>
            </w:r>
            <w:r w:rsidR="008B0DAB">
              <w:rPr>
                <w:rFonts w:cs="Arial"/>
                <w:szCs w:val="20"/>
              </w:rPr>
              <w:t>e</w:t>
            </w:r>
            <w:r>
              <w:rPr>
                <w:rFonts w:cs="Arial"/>
                <w:szCs w:val="20"/>
              </w:rPr>
              <w:t>ases</w:t>
            </w:r>
            <w:r w:rsidR="00030608">
              <w:rPr>
                <w:rFonts w:cs="Arial"/>
                <w:szCs w:val="20"/>
              </w:rPr>
              <w:t>.</w:t>
            </w:r>
          </w:p>
          <w:p w:rsidR="006177A0" w:rsidRPr="00923D66" w:rsidRDefault="006177A0" w:rsidP="00B85F83">
            <w:pPr>
              <w:pStyle w:val="ListParagraph"/>
              <w:numPr>
                <w:ilvl w:val="0"/>
                <w:numId w:val="6"/>
              </w:numPr>
              <w:spacing w:before="60" w:after="60"/>
              <w:rPr>
                <w:rFonts w:cs="Arial"/>
                <w:szCs w:val="20"/>
              </w:rPr>
            </w:pPr>
            <w:r>
              <w:rPr>
                <w:rFonts w:cs="Arial"/>
                <w:szCs w:val="20"/>
              </w:rPr>
              <w:t xml:space="preserve">Skip worked on allowing empty </w:t>
            </w:r>
            <w:r w:rsidR="00030608">
              <w:rPr>
                <w:rFonts w:cs="Arial"/>
                <w:szCs w:val="20"/>
              </w:rPr>
              <w:t xml:space="preserve">an </w:t>
            </w:r>
            <w:r>
              <w:rPr>
                <w:rFonts w:cs="Arial"/>
                <w:szCs w:val="20"/>
              </w:rPr>
              <w:t>AIM Data Service URL on the workstation</w:t>
            </w:r>
            <w:r w:rsidR="00030608">
              <w:rPr>
                <w:rFonts w:cs="Arial"/>
                <w:szCs w:val="20"/>
              </w:rPr>
              <w:t>.</w:t>
            </w:r>
          </w:p>
        </w:tc>
        <w:tc>
          <w:tcPr>
            <w:tcW w:w="2505" w:type="dxa"/>
          </w:tcPr>
          <w:p w:rsidR="009E6365" w:rsidRPr="003B6093" w:rsidRDefault="00653E9B" w:rsidP="005D7617">
            <w:pPr>
              <w:spacing w:before="60" w:after="60"/>
              <w:rPr>
                <w:rFonts w:cs="Arial"/>
                <w:szCs w:val="20"/>
              </w:rPr>
            </w:pPr>
            <w:r>
              <w:rPr>
                <w:rFonts w:cs="Arial"/>
                <w:szCs w:val="20"/>
              </w:rPr>
              <w:t>Nadir Saghar, Ashish</w:t>
            </w:r>
            <w:r w:rsidR="008B0DAB">
              <w:rPr>
                <w:rFonts w:cs="Arial"/>
                <w:szCs w:val="20"/>
              </w:rPr>
              <w:t xml:space="preserve"> Sharma</w:t>
            </w:r>
            <w:r w:rsidR="005F104D">
              <w:rPr>
                <w:rFonts w:cs="Arial"/>
                <w:szCs w:val="20"/>
              </w:rPr>
              <w:t>, Vlad, Skip and Pat</w:t>
            </w:r>
          </w:p>
        </w:tc>
      </w:tr>
      <w:tr w:rsidR="00436A98" w:rsidRPr="003B6093">
        <w:trPr>
          <w:cantSplit/>
        </w:trPr>
        <w:tc>
          <w:tcPr>
            <w:tcW w:w="1332" w:type="dxa"/>
          </w:tcPr>
          <w:p w:rsidR="00436A98" w:rsidRPr="003B6093" w:rsidRDefault="009E5C8F" w:rsidP="008D6452">
            <w:pPr>
              <w:spacing w:before="60" w:after="60"/>
              <w:rPr>
                <w:rFonts w:cs="Arial"/>
                <w:szCs w:val="20"/>
              </w:rPr>
            </w:pPr>
            <w:r>
              <w:rPr>
                <w:rFonts w:cs="Arial"/>
                <w:szCs w:val="20"/>
              </w:rPr>
              <w:lastRenderedPageBreak/>
              <w:t xml:space="preserve">September </w:t>
            </w:r>
            <w:r w:rsidR="00436A98" w:rsidRPr="003B6093">
              <w:rPr>
                <w:rFonts w:cs="Arial"/>
                <w:szCs w:val="20"/>
              </w:rPr>
              <w:t>2013</w:t>
            </w:r>
          </w:p>
        </w:tc>
        <w:tc>
          <w:tcPr>
            <w:tcW w:w="5739" w:type="dxa"/>
          </w:tcPr>
          <w:p w:rsidR="00436A98" w:rsidRPr="003B6093" w:rsidRDefault="00436A98" w:rsidP="000F2F12">
            <w:pPr>
              <w:spacing w:before="60" w:after="60"/>
              <w:rPr>
                <w:rFonts w:cs="Arial"/>
                <w:szCs w:val="20"/>
              </w:rPr>
            </w:pPr>
            <w:r w:rsidRPr="003B6093">
              <w:rPr>
                <w:rFonts w:cs="Arial"/>
                <w:szCs w:val="20"/>
              </w:rPr>
              <w:t>Worked with Carolyn Klinger on</w:t>
            </w:r>
          </w:p>
          <w:p w:rsidR="0008318C" w:rsidRDefault="0008318C" w:rsidP="00B85F83">
            <w:pPr>
              <w:pStyle w:val="ListParagraph"/>
              <w:numPr>
                <w:ilvl w:val="0"/>
                <w:numId w:val="3"/>
              </w:numPr>
              <w:spacing w:before="60" w:after="60"/>
              <w:ind w:left="432"/>
              <w:rPr>
                <w:rFonts w:cs="Arial"/>
                <w:szCs w:val="20"/>
              </w:rPr>
            </w:pPr>
            <w:r>
              <w:rPr>
                <w:rFonts w:cs="Arial"/>
                <w:szCs w:val="20"/>
              </w:rPr>
              <w:t>Continued to update AIM wiki</w:t>
            </w:r>
            <w:r w:rsidR="00152851">
              <w:rPr>
                <w:rFonts w:cs="Arial"/>
                <w:szCs w:val="20"/>
              </w:rPr>
              <w:t>.</w:t>
            </w:r>
          </w:p>
          <w:p w:rsidR="001E64DC" w:rsidRDefault="001E64DC" w:rsidP="00B85F83">
            <w:pPr>
              <w:pStyle w:val="ListParagraph"/>
              <w:numPr>
                <w:ilvl w:val="0"/>
                <w:numId w:val="3"/>
              </w:numPr>
              <w:spacing w:before="60" w:after="60"/>
              <w:ind w:left="432"/>
              <w:rPr>
                <w:rFonts w:cs="Arial"/>
                <w:szCs w:val="20"/>
              </w:rPr>
            </w:pPr>
            <w:r>
              <w:rPr>
                <w:rFonts w:cs="Arial"/>
                <w:szCs w:val="20"/>
              </w:rPr>
              <w:t>Weekly reports</w:t>
            </w:r>
            <w:r w:rsidR="003C445C">
              <w:rPr>
                <w:rFonts w:cs="Arial"/>
                <w:szCs w:val="20"/>
              </w:rPr>
              <w:t xml:space="preserve"> on wiki</w:t>
            </w:r>
          </w:p>
          <w:p w:rsidR="00673131" w:rsidRPr="00673131" w:rsidRDefault="00030C3B" w:rsidP="00673131">
            <w:pPr>
              <w:pStyle w:val="ListParagraph"/>
              <w:numPr>
                <w:ilvl w:val="1"/>
                <w:numId w:val="3"/>
              </w:numPr>
              <w:spacing w:before="60" w:after="60"/>
              <w:ind w:left="738"/>
              <w:rPr>
                <w:rStyle w:val="Hyperlink"/>
              </w:rPr>
            </w:pPr>
            <w:hyperlink r:id="rId24" w:tooltip="AIM Weekly Reports" w:history="1">
              <w:r w:rsidR="00DE28E4">
                <w:rPr>
                  <w:rStyle w:val="Hyperlink"/>
                </w:rPr>
                <w:t>https://wiki.nci.nih.gov/x/AoSYCQ</w:t>
              </w:r>
            </w:hyperlink>
          </w:p>
          <w:p w:rsidR="001E64DC" w:rsidRDefault="003C445C" w:rsidP="00B85F83">
            <w:pPr>
              <w:pStyle w:val="ListParagraph"/>
              <w:numPr>
                <w:ilvl w:val="0"/>
                <w:numId w:val="3"/>
              </w:numPr>
              <w:spacing w:before="60" w:after="60"/>
              <w:ind w:left="432"/>
              <w:rPr>
                <w:rFonts w:cs="Arial"/>
                <w:szCs w:val="20"/>
              </w:rPr>
            </w:pPr>
            <w:r>
              <w:rPr>
                <w:rFonts w:cs="Arial"/>
                <w:szCs w:val="20"/>
              </w:rPr>
              <w:t>Monthly report on wiki</w:t>
            </w:r>
          </w:p>
          <w:p w:rsidR="003C445C" w:rsidRDefault="00030C3B" w:rsidP="00B85F83">
            <w:pPr>
              <w:pStyle w:val="ListParagraph"/>
              <w:numPr>
                <w:ilvl w:val="1"/>
                <w:numId w:val="3"/>
              </w:numPr>
              <w:spacing w:before="60" w:after="60"/>
              <w:ind w:left="738"/>
              <w:rPr>
                <w:rFonts w:cs="Arial"/>
                <w:szCs w:val="20"/>
              </w:rPr>
            </w:pPr>
            <w:hyperlink r:id="rId25" w:tooltip="AIM Monthly Reports" w:history="1">
              <w:r w:rsidR="003C445C" w:rsidRPr="00641349">
                <w:rPr>
                  <w:rStyle w:val="Hyperlink"/>
                  <w:rFonts w:cs="Arial"/>
                  <w:szCs w:val="20"/>
                </w:rPr>
                <w:t>https://wiki.nci.nih.gov/x/goB8C</w:t>
              </w:r>
            </w:hyperlink>
            <w:r w:rsidR="003C445C">
              <w:rPr>
                <w:rFonts w:cs="Arial"/>
                <w:szCs w:val="20"/>
              </w:rPr>
              <w:t xml:space="preserve"> </w:t>
            </w:r>
          </w:p>
          <w:p w:rsidR="001E64DC" w:rsidRDefault="00F218E5" w:rsidP="00B85F83">
            <w:pPr>
              <w:pStyle w:val="ListParagraph"/>
              <w:numPr>
                <w:ilvl w:val="0"/>
                <w:numId w:val="3"/>
              </w:numPr>
              <w:spacing w:before="60" w:after="60"/>
              <w:ind w:left="432"/>
              <w:rPr>
                <w:rFonts w:cs="Arial"/>
                <w:szCs w:val="20"/>
              </w:rPr>
            </w:pPr>
            <w:r>
              <w:rPr>
                <w:rFonts w:cs="Arial"/>
                <w:szCs w:val="20"/>
              </w:rPr>
              <w:t>Updated AIM workstation user’s guide</w:t>
            </w:r>
            <w:r w:rsidR="00152851">
              <w:rPr>
                <w:rFonts w:cs="Arial"/>
                <w:szCs w:val="20"/>
              </w:rPr>
              <w:t>.</w:t>
            </w:r>
          </w:p>
          <w:p w:rsidR="003B2928" w:rsidRDefault="003B2928" w:rsidP="00916885">
            <w:pPr>
              <w:pStyle w:val="ListParagraph"/>
              <w:numPr>
                <w:ilvl w:val="0"/>
                <w:numId w:val="3"/>
              </w:numPr>
              <w:spacing w:before="60" w:after="60"/>
              <w:ind w:left="432"/>
              <w:rPr>
                <w:rFonts w:cs="Arial"/>
                <w:szCs w:val="20"/>
              </w:rPr>
            </w:pPr>
            <w:r>
              <w:rPr>
                <w:rFonts w:cs="Arial"/>
                <w:szCs w:val="20"/>
              </w:rPr>
              <w:t>Sent extending AIM document for review</w:t>
            </w:r>
          </w:p>
          <w:p w:rsidR="003B2928" w:rsidRDefault="003B2928" w:rsidP="00916885">
            <w:pPr>
              <w:pStyle w:val="ListParagraph"/>
              <w:numPr>
                <w:ilvl w:val="0"/>
                <w:numId w:val="3"/>
              </w:numPr>
              <w:spacing w:before="60" w:after="60"/>
              <w:ind w:left="432"/>
              <w:rPr>
                <w:rFonts w:cs="Arial"/>
                <w:szCs w:val="20"/>
              </w:rPr>
            </w:pPr>
            <w:r>
              <w:rPr>
                <w:rFonts w:cs="Arial"/>
                <w:szCs w:val="20"/>
              </w:rPr>
              <w:t>Worked on AIM 4.1 workstation release notes and user’s manual</w:t>
            </w:r>
          </w:p>
          <w:p w:rsidR="00DE28E4" w:rsidRDefault="00DE28E4" w:rsidP="00916885">
            <w:pPr>
              <w:pStyle w:val="ListParagraph"/>
              <w:numPr>
                <w:ilvl w:val="0"/>
                <w:numId w:val="3"/>
              </w:numPr>
              <w:spacing w:before="60" w:after="60"/>
              <w:ind w:left="432"/>
              <w:rPr>
                <w:rFonts w:cs="Arial"/>
                <w:szCs w:val="20"/>
              </w:rPr>
            </w:pPr>
            <w:r>
              <w:rPr>
                <w:rFonts w:cs="Arial"/>
                <w:szCs w:val="20"/>
              </w:rPr>
              <w:t>Sent extending AIM document for review and comment</w:t>
            </w:r>
          </w:p>
          <w:p w:rsidR="00DE28E4" w:rsidRDefault="00DE28E4" w:rsidP="00916885">
            <w:pPr>
              <w:pStyle w:val="ListParagraph"/>
              <w:numPr>
                <w:ilvl w:val="0"/>
                <w:numId w:val="3"/>
              </w:numPr>
              <w:spacing w:before="60" w:after="60"/>
              <w:ind w:left="432"/>
              <w:rPr>
                <w:rFonts w:cs="Arial"/>
                <w:szCs w:val="20"/>
              </w:rPr>
            </w:pPr>
            <w:r>
              <w:rPr>
                <w:rFonts w:cs="Arial"/>
                <w:szCs w:val="20"/>
              </w:rPr>
              <w:t>Sent AIM governance document for review and comment</w:t>
            </w:r>
          </w:p>
          <w:p w:rsidR="00030608" w:rsidRDefault="00030608" w:rsidP="00030608">
            <w:pPr>
              <w:pStyle w:val="ListParagraph"/>
              <w:numPr>
                <w:ilvl w:val="0"/>
                <w:numId w:val="3"/>
              </w:numPr>
              <w:spacing w:before="60" w:after="60"/>
              <w:ind w:left="432"/>
              <w:rPr>
                <w:rFonts w:cs="Arial"/>
                <w:szCs w:val="20"/>
              </w:rPr>
            </w:pPr>
            <w:r>
              <w:rPr>
                <w:rFonts w:cs="Arial"/>
                <w:szCs w:val="20"/>
              </w:rPr>
              <w:t xml:space="preserve">QA: Requested a QA person to be added to the AIM project personnel and received </w:t>
            </w:r>
          </w:p>
          <w:p w:rsidR="00030608" w:rsidRPr="00030608" w:rsidRDefault="00030608" w:rsidP="00FE0B33">
            <w:pPr>
              <w:numPr>
                <w:ins w:id="26" w:author="Carolyn Klinger" w:date="2013-10-04T14:50:00Z"/>
              </w:numPr>
              <w:spacing w:before="60" w:after="60"/>
              <w:rPr>
                <w:rFonts w:cs="Arial"/>
                <w:szCs w:val="20"/>
              </w:rPr>
            </w:pPr>
          </w:p>
        </w:tc>
        <w:tc>
          <w:tcPr>
            <w:tcW w:w="2505" w:type="dxa"/>
          </w:tcPr>
          <w:p w:rsidR="00436A98" w:rsidRPr="003B6093" w:rsidRDefault="009030B7" w:rsidP="009030B7">
            <w:pPr>
              <w:spacing w:before="60" w:after="60"/>
              <w:rPr>
                <w:rFonts w:cs="Arial"/>
                <w:szCs w:val="20"/>
              </w:rPr>
            </w:pPr>
            <w:r>
              <w:rPr>
                <w:rFonts w:cs="Arial"/>
                <w:szCs w:val="20"/>
              </w:rPr>
              <w:t>Carolyn Klinger</w:t>
            </w:r>
            <w:r w:rsidR="00E44D29">
              <w:rPr>
                <w:rFonts w:cs="Arial"/>
                <w:szCs w:val="20"/>
              </w:rPr>
              <w:t>, Jonathan Lin, Ulli Wagner</w:t>
            </w:r>
            <w:r>
              <w:rPr>
                <w:rFonts w:cs="Arial"/>
                <w:szCs w:val="20"/>
              </w:rPr>
              <w:t xml:space="preserve"> and </w:t>
            </w:r>
            <w:r w:rsidR="00436A98" w:rsidRPr="003B6093">
              <w:rPr>
                <w:rFonts w:cs="Arial"/>
                <w:szCs w:val="20"/>
              </w:rPr>
              <w:t xml:space="preserve">Pat </w:t>
            </w:r>
          </w:p>
        </w:tc>
      </w:tr>
      <w:tr w:rsidR="003B2928" w:rsidRPr="003B6093">
        <w:trPr>
          <w:cantSplit/>
        </w:trPr>
        <w:tc>
          <w:tcPr>
            <w:tcW w:w="1332" w:type="dxa"/>
          </w:tcPr>
          <w:p w:rsidR="003B2928" w:rsidRPr="003B6093" w:rsidRDefault="003B2928" w:rsidP="00765096">
            <w:pPr>
              <w:spacing w:before="60" w:after="60"/>
              <w:rPr>
                <w:rFonts w:cs="Arial"/>
                <w:szCs w:val="20"/>
              </w:rPr>
            </w:pPr>
            <w:r>
              <w:rPr>
                <w:rFonts w:cs="Arial"/>
                <w:szCs w:val="20"/>
              </w:rPr>
              <w:t>September</w:t>
            </w:r>
            <w:r w:rsidRPr="003B6093">
              <w:rPr>
                <w:rFonts w:cs="Arial"/>
                <w:szCs w:val="20"/>
              </w:rPr>
              <w:t xml:space="preserve"> 2013</w:t>
            </w:r>
          </w:p>
        </w:tc>
        <w:tc>
          <w:tcPr>
            <w:tcW w:w="5739" w:type="dxa"/>
          </w:tcPr>
          <w:p w:rsidR="003B2928" w:rsidRPr="003B6093" w:rsidRDefault="003B2928" w:rsidP="00765096">
            <w:pPr>
              <w:spacing w:before="60" w:after="60"/>
              <w:rPr>
                <w:rFonts w:cs="Arial"/>
                <w:szCs w:val="20"/>
              </w:rPr>
            </w:pPr>
            <w:r w:rsidRPr="003B6093">
              <w:rPr>
                <w:rFonts w:cs="Arial"/>
                <w:szCs w:val="20"/>
              </w:rPr>
              <w:t xml:space="preserve">Worked with Gregory Sharp </w:t>
            </w:r>
            <w:r>
              <w:rPr>
                <w:rFonts w:cs="Arial"/>
                <w:szCs w:val="20"/>
              </w:rPr>
              <w:t xml:space="preserve">on </w:t>
            </w:r>
            <w:proofErr w:type="spellStart"/>
            <w:r>
              <w:rPr>
                <w:rFonts w:cs="Arial"/>
                <w:szCs w:val="20"/>
              </w:rPr>
              <w:t>CMake</w:t>
            </w:r>
            <w:proofErr w:type="spellEnd"/>
          </w:p>
          <w:p w:rsidR="003B2928" w:rsidRPr="003B6093" w:rsidRDefault="003B2928" w:rsidP="00765096">
            <w:pPr>
              <w:pStyle w:val="ListParagraph"/>
              <w:numPr>
                <w:ilvl w:val="0"/>
                <w:numId w:val="4"/>
              </w:numPr>
              <w:spacing w:before="60" w:after="60"/>
              <w:ind w:left="432"/>
              <w:rPr>
                <w:rFonts w:cs="Arial"/>
                <w:szCs w:val="20"/>
              </w:rPr>
            </w:pPr>
            <w:r w:rsidRPr="003B6093">
              <w:rPr>
                <w:rFonts w:cs="Arial"/>
                <w:szCs w:val="20"/>
              </w:rPr>
              <w:t>Telephone conferences</w:t>
            </w:r>
          </w:p>
          <w:p w:rsidR="003B2928" w:rsidRDefault="003B2928" w:rsidP="00765096">
            <w:pPr>
              <w:pStyle w:val="ListParagraph"/>
              <w:numPr>
                <w:ilvl w:val="0"/>
                <w:numId w:val="4"/>
              </w:numPr>
              <w:spacing w:before="60" w:after="60"/>
              <w:ind w:left="432"/>
              <w:rPr>
                <w:rFonts w:cs="Arial"/>
                <w:szCs w:val="20"/>
              </w:rPr>
            </w:pPr>
            <w:r>
              <w:rPr>
                <w:rFonts w:cs="Arial"/>
                <w:szCs w:val="20"/>
              </w:rPr>
              <w:t>Exchanged e-mails about features required on</w:t>
            </w:r>
            <w:r w:rsidRPr="003B6093">
              <w:rPr>
                <w:rFonts w:cs="Arial"/>
                <w:szCs w:val="20"/>
              </w:rPr>
              <w:t xml:space="preserve"> </w:t>
            </w:r>
            <w:r>
              <w:rPr>
                <w:rFonts w:cs="Arial"/>
                <w:szCs w:val="20"/>
              </w:rPr>
              <w:t xml:space="preserve">Windows, </w:t>
            </w:r>
            <w:r w:rsidRPr="003B6093">
              <w:rPr>
                <w:rFonts w:cs="Arial"/>
                <w:szCs w:val="20"/>
              </w:rPr>
              <w:t>Linux</w:t>
            </w:r>
            <w:r>
              <w:rPr>
                <w:rFonts w:cs="Arial"/>
                <w:szCs w:val="20"/>
              </w:rPr>
              <w:t>,</w:t>
            </w:r>
            <w:r w:rsidRPr="003B6093">
              <w:rPr>
                <w:rFonts w:cs="Arial"/>
                <w:szCs w:val="20"/>
              </w:rPr>
              <w:t xml:space="preserve"> and Mac OS</w:t>
            </w:r>
            <w:r>
              <w:rPr>
                <w:rFonts w:cs="Arial"/>
                <w:szCs w:val="20"/>
              </w:rPr>
              <w:t xml:space="preserve"> </w:t>
            </w:r>
            <w:r w:rsidRPr="003B6093">
              <w:rPr>
                <w:rFonts w:cs="Arial"/>
                <w:szCs w:val="20"/>
              </w:rPr>
              <w:t>X</w:t>
            </w:r>
            <w:r>
              <w:rPr>
                <w:rFonts w:cs="Arial"/>
                <w:szCs w:val="20"/>
              </w:rPr>
              <w:t>.</w:t>
            </w:r>
          </w:p>
          <w:p w:rsidR="003B2928" w:rsidRPr="003B6093" w:rsidRDefault="003B2928" w:rsidP="00765096">
            <w:pPr>
              <w:pStyle w:val="ListParagraph"/>
              <w:numPr>
                <w:ilvl w:val="0"/>
                <w:numId w:val="4"/>
              </w:numPr>
              <w:spacing w:before="60" w:after="60"/>
              <w:ind w:left="432"/>
              <w:rPr>
                <w:rFonts w:cs="Arial"/>
                <w:szCs w:val="20"/>
              </w:rPr>
            </w:pPr>
            <w:r>
              <w:rPr>
                <w:rFonts w:cs="Arial"/>
                <w:szCs w:val="20"/>
              </w:rPr>
              <w:t>Sent detail</w:t>
            </w:r>
            <w:r w:rsidR="00030608">
              <w:rPr>
                <w:rFonts w:cs="Arial"/>
                <w:szCs w:val="20"/>
              </w:rPr>
              <w:t>ed</w:t>
            </w:r>
            <w:r>
              <w:rPr>
                <w:rFonts w:cs="Arial"/>
                <w:szCs w:val="20"/>
              </w:rPr>
              <w:t xml:space="preserve"> errors about </w:t>
            </w:r>
            <w:proofErr w:type="spellStart"/>
            <w:r>
              <w:rPr>
                <w:rFonts w:cs="Arial"/>
                <w:szCs w:val="20"/>
              </w:rPr>
              <w:t>Xcode</w:t>
            </w:r>
            <w:proofErr w:type="spellEnd"/>
            <w:r>
              <w:rPr>
                <w:rFonts w:cs="Arial"/>
                <w:szCs w:val="20"/>
              </w:rPr>
              <w:t xml:space="preserve"> to Greg</w:t>
            </w:r>
          </w:p>
        </w:tc>
        <w:tc>
          <w:tcPr>
            <w:tcW w:w="2505" w:type="dxa"/>
          </w:tcPr>
          <w:p w:rsidR="003B2928" w:rsidRPr="003B6093" w:rsidRDefault="003B2928" w:rsidP="00765096">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Vlad Kleper</w:t>
            </w:r>
            <w:r>
              <w:rPr>
                <w:rFonts w:cs="Arial"/>
                <w:szCs w:val="20"/>
              </w:rPr>
              <w:t>, Pat</w:t>
            </w:r>
          </w:p>
        </w:tc>
      </w:tr>
      <w:tr w:rsidR="00F20F60" w:rsidRPr="003B6093">
        <w:trPr>
          <w:cantSplit/>
        </w:trPr>
        <w:tc>
          <w:tcPr>
            <w:tcW w:w="1332" w:type="dxa"/>
          </w:tcPr>
          <w:p w:rsidR="00F20F60" w:rsidRPr="003B6093" w:rsidRDefault="006177A0" w:rsidP="00A660F1">
            <w:pPr>
              <w:spacing w:before="60" w:after="60"/>
              <w:rPr>
                <w:rFonts w:cs="Arial"/>
                <w:szCs w:val="20"/>
              </w:rPr>
            </w:pPr>
            <w:r>
              <w:rPr>
                <w:rFonts w:cs="Arial"/>
                <w:szCs w:val="20"/>
              </w:rPr>
              <w:t>September</w:t>
            </w:r>
            <w:r w:rsidR="00F20F60" w:rsidRPr="003B6093">
              <w:rPr>
                <w:rFonts w:cs="Arial"/>
                <w:szCs w:val="20"/>
              </w:rPr>
              <w:t xml:space="preserve"> 2013</w:t>
            </w:r>
          </w:p>
        </w:tc>
        <w:tc>
          <w:tcPr>
            <w:tcW w:w="5739" w:type="dxa"/>
          </w:tcPr>
          <w:p w:rsidR="00F20F60" w:rsidRPr="003B6093" w:rsidRDefault="00F20F60" w:rsidP="000F2F12">
            <w:pPr>
              <w:spacing w:before="60" w:after="60"/>
              <w:rPr>
                <w:rFonts w:cs="Arial"/>
                <w:szCs w:val="20"/>
              </w:rPr>
            </w:pPr>
            <w:r w:rsidRPr="003B6093">
              <w:rPr>
                <w:rFonts w:cs="Arial"/>
                <w:szCs w:val="20"/>
              </w:rPr>
              <w:t xml:space="preserve">Worked with </w:t>
            </w:r>
            <w:r w:rsidR="003B2928">
              <w:rPr>
                <w:rFonts w:cs="Arial"/>
                <w:szCs w:val="20"/>
              </w:rPr>
              <w:t>University College Hospital, Ibadan, Nigeria</w:t>
            </w:r>
          </w:p>
          <w:p w:rsidR="00E44D29" w:rsidRPr="003B6093" w:rsidRDefault="003B2928" w:rsidP="00B85F83">
            <w:pPr>
              <w:pStyle w:val="ListParagraph"/>
              <w:numPr>
                <w:ilvl w:val="0"/>
                <w:numId w:val="4"/>
              </w:numPr>
              <w:spacing w:before="60" w:after="60"/>
              <w:ind w:left="432"/>
              <w:rPr>
                <w:rFonts w:cs="Arial"/>
                <w:szCs w:val="20"/>
              </w:rPr>
            </w:pPr>
            <w:r>
              <w:rPr>
                <w:rFonts w:cs="Arial"/>
                <w:szCs w:val="20"/>
              </w:rPr>
              <w:t xml:space="preserve">AIM template for </w:t>
            </w:r>
            <w:proofErr w:type="spellStart"/>
            <w:r>
              <w:rPr>
                <w:rFonts w:cs="Arial"/>
                <w:szCs w:val="20"/>
              </w:rPr>
              <w:t>proforma</w:t>
            </w:r>
            <w:proofErr w:type="spellEnd"/>
            <w:r>
              <w:rPr>
                <w:rFonts w:cs="Arial"/>
                <w:szCs w:val="20"/>
              </w:rPr>
              <w:t xml:space="preserve"> stroke </w:t>
            </w:r>
          </w:p>
        </w:tc>
        <w:tc>
          <w:tcPr>
            <w:tcW w:w="2505" w:type="dxa"/>
          </w:tcPr>
          <w:p w:rsidR="00F20F60" w:rsidRPr="003B6093" w:rsidRDefault="003B2928" w:rsidP="00F20F60">
            <w:pPr>
              <w:spacing w:before="60" w:after="60"/>
              <w:rPr>
                <w:rFonts w:cs="Arial"/>
                <w:szCs w:val="20"/>
              </w:rPr>
            </w:pPr>
            <w:proofErr w:type="spellStart"/>
            <w:r>
              <w:rPr>
                <w:rFonts w:cs="Arial"/>
                <w:szCs w:val="20"/>
              </w:rPr>
              <w:t>Mayowa</w:t>
            </w:r>
            <w:proofErr w:type="spellEnd"/>
            <w:r>
              <w:rPr>
                <w:rFonts w:cs="Arial"/>
                <w:szCs w:val="20"/>
              </w:rPr>
              <w:t xml:space="preserve"> </w:t>
            </w:r>
            <w:proofErr w:type="spellStart"/>
            <w:r>
              <w:rPr>
                <w:rFonts w:cs="Arial"/>
                <w:szCs w:val="20"/>
              </w:rPr>
              <w:t>Ojo</w:t>
            </w:r>
            <w:proofErr w:type="spellEnd"/>
            <w:r>
              <w:rPr>
                <w:rFonts w:cs="Arial"/>
                <w:szCs w:val="20"/>
              </w:rPr>
              <w:t xml:space="preserve"> </w:t>
            </w:r>
            <w:proofErr w:type="spellStart"/>
            <w:r>
              <w:rPr>
                <w:rFonts w:cs="Arial"/>
                <w:szCs w:val="20"/>
              </w:rPr>
              <w:t>Owolabi</w:t>
            </w:r>
            <w:proofErr w:type="spellEnd"/>
            <w:r>
              <w:rPr>
                <w:rFonts w:cs="Arial"/>
                <w:szCs w:val="20"/>
              </w:rPr>
              <w:t xml:space="preserve">, </w:t>
            </w:r>
            <w:proofErr w:type="spellStart"/>
            <w:r>
              <w:rPr>
                <w:rFonts w:cs="Arial"/>
                <w:szCs w:val="20"/>
              </w:rPr>
              <w:t>Issa</w:t>
            </w:r>
            <w:proofErr w:type="spellEnd"/>
            <w:r>
              <w:rPr>
                <w:rFonts w:cs="Arial"/>
                <w:szCs w:val="20"/>
              </w:rPr>
              <w:t xml:space="preserve"> </w:t>
            </w:r>
            <w:proofErr w:type="spellStart"/>
            <w:r>
              <w:rPr>
                <w:rFonts w:cs="Arial"/>
                <w:szCs w:val="20"/>
              </w:rPr>
              <w:t>Kehinde</w:t>
            </w:r>
            <w:proofErr w:type="spellEnd"/>
            <w:r w:rsidR="00F20F60">
              <w:rPr>
                <w:rFonts w:cs="Arial"/>
                <w:szCs w:val="20"/>
              </w:rPr>
              <w:t>, Pat</w:t>
            </w:r>
          </w:p>
        </w:tc>
      </w:tr>
      <w:tr w:rsidR="00654B33" w:rsidRPr="003B6093">
        <w:trPr>
          <w:cantSplit/>
        </w:trPr>
        <w:tc>
          <w:tcPr>
            <w:tcW w:w="1332" w:type="dxa"/>
          </w:tcPr>
          <w:p w:rsidR="00654B33" w:rsidRPr="003B6093" w:rsidRDefault="0059128A" w:rsidP="00942AF6">
            <w:pPr>
              <w:spacing w:before="60" w:after="60"/>
              <w:rPr>
                <w:rFonts w:cs="Arial"/>
                <w:szCs w:val="20"/>
              </w:rPr>
            </w:pPr>
            <w:r>
              <w:rPr>
                <w:rFonts w:cs="Arial"/>
                <w:szCs w:val="20"/>
              </w:rPr>
              <w:t>September</w:t>
            </w:r>
            <w:r w:rsidR="00654B33" w:rsidRPr="003B6093">
              <w:rPr>
                <w:rFonts w:cs="Arial"/>
                <w:szCs w:val="20"/>
              </w:rPr>
              <w:t xml:space="preserve"> 2013</w:t>
            </w:r>
          </w:p>
        </w:tc>
        <w:tc>
          <w:tcPr>
            <w:tcW w:w="5739" w:type="dxa"/>
          </w:tcPr>
          <w:p w:rsidR="008E28F0" w:rsidRPr="008E28F0" w:rsidRDefault="008E28F0" w:rsidP="008E28F0">
            <w:pPr>
              <w:spacing w:before="60" w:after="60"/>
              <w:ind w:left="72"/>
              <w:rPr>
                <w:rFonts w:cs="Arial"/>
                <w:szCs w:val="20"/>
              </w:rPr>
            </w:pPr>
            <w:r>
              <w:rPr>
                <w:rFonts w:cs="Arial"/>
                <w:szCs w:val="20"/>
              </w:rPr>
              <w:t>DICOM Segmentation</w:t>
            </w:r>
          </w:p>
          <w:p w:rsidR="00586CD7" w:rsidRPr="00586CD7" w:rsidRDefault="00586CD7" w:rsidP="00B85F83">
            <w:pPr>
              <w:pStyle w:val="ListParagraph"/>
              <w:numPr>
                <w:ilvl w:val="0"/>
                <w:numId w:val="12"/>
              </w:numPr>
              <w:spacing w:before="0"/>
              <w:contextualSpacing w:val="0"/>
            </w:pPr>
            <w:r>
              <w:t>Telephone conferences</w:t>
            </w:r>
            <w:r w:rsidR="00EB6D02">
              <w:t xml:space="preserve"> with David</w:t>
            </w:r>
          </w:p>
          <w:p w:rsidR="00700292" w:rsidRPr="00E84CFA" w:rsidRDefault="00A831EE" w:rsidP="00B85F83">
            <w:pPr>
              <w:pStyle w:val="ListParagraph"/>
              <w:numPr>
                <w:ilvl w:val="0"/>
                <w:numId w:val="12"/>
              </w:numPr>
              <w:spacing w:before="0"/>
              <w:contextualSpacing w:val="0"/>
            </w:pPr>
            <w:r>
              <w:rPr>
                <w:rFonts w:cs="Arial"/>
                <w:szCs w:val="20"/>
              </w:rPr>
              <w:t>Sent updated images on the design of DICOM segmentation</w:t>
            </w:r>
            <w:r w:rsidR="00621E48">
              <w:rPr>
                <w:rFonts w:cs="Arial"/>
                <w:szCs w:val="20"/>
              </w:rPr>
              <w:t xml:space="preserve"> GUI. See detail above.</w:t>
            </w:r>
          </w:p>
          <w:p w:rsidR="00E84CFA" w:rsidRPr="00AA43C0" w:rsidRDefault="00E84CFA" w:rsidP="00B85F83">
            <w:pPr>
              <w:pStyle w:val="ListParagraph"/>
              <w:numPr>
                <w:ilvl w:val="0"/>
                <w:numId w:val="12"/>
              </w:numPr>
              <w:spacing w:before="0"/>
              <w:contextualSpacing w:val="0"/>
            </w:pPr>
            <w:r>
              <w:rPr>
                <w:rFonts w:cs="Arial"/>
                <w:szCs w:val="20"/>
              </w:rPr>
              <w:t>Exchange</w:t>
            </w:r>
            <w:r w:rsidR="00030608">
              <w:rPr>
                <w:rFonts w:cs="Arial"/>
                <w:szCs w:val="20"/>
              </w:rPr>
              <w:t>d</w:t>
            </w:r>
            <w:r>
              <w:rPr>
                <w:rFonts w:cs="Arial"/>
                <w:szCs w:val="20"/>
              </w:rPr>
              <w:t xml:space="preserve"> e-mails about requirements and design of segmentation implementations</w:t>
            </w:r>
            <w:r w:rsidR="00152851">
              <w:rPr>
                <w:rFonts w:cs="Arial"/>
                <w:szCs w:val="20"/>
              </w:rPr>
              <w:t>.</w:t>
            </w:r>
          </w:p>
          <w:p w:rsidR="00FE62E0" w:rsidRDefault="00AA43C0" w:rsidP="00EB6D02">
            <w:pPr>
              <w:pStyle w:val="ListParagraph"/>
              <w:numPr>
                <w:ilvl w:val="0"/>
                <w:numId w:val="12"/>
              </w:numPr>
              <w:spacing w:before="0"/>
              <w:contextualSpacing w:val="0"/>
              <w:rPr>
                <w:rFonts w:cs="Arial"/>
                <w:szCs w:val="20"/>
              </w:rPr>
            </w:pPr>
            <w:r>
              <w:rPr>
                <w:rFonts w:cs="Arial"/>
                <w:szCs w:val="20"/>
              </w:rPr>
              <w:t xml:space="preserve">Received </w:t>
            </w:r>
            <w:r w:rsidR="00EB6D02">
              <w:rPr>
                <w:rFonts w:cs="Arial"/>
                <w:szCs w:val="20"/>
              </w:rPr>
              <w:t>sample DICOM segmentation object</w:t>
            </w:r>
          </w:p>
          <w:p w:rsidR="00A63811" w:rsidRDefault="00A63811" w:rsidP="00A63811">
            <w:pPr>
              <w:pStyle w:val="ListParagraph"/>
              <w:numPr>
                <w:ilvl w:val="0"/>
                <w:numId w:val="12"/>
              </w:numPr>
              <w:spacing w:before="0"/>
              <w:contextualSpacing w:val="0"/>
              <w:rPr>
                <w:rFonts w:cs="Arial"/>
                <w:szCs w:val="20"/>
              </w:rPr>
            </w:pPr>
            <w:r>
              <w:rPr>
                <w:rFonts w:cs="Arial"/>
                <w:szCs w:val="20"/>
              </w:rPr>
              <w:t>S</w:t>
            </w:r>
            <w:r w:rsidRPr="00A63811">
              <w:rPr>
                <w:rFonts w:cs="Arial"/>
                <w:szCs w:val="20"/>
              </w:rPr>
              <w:t xml:space="preserve">egmentation object imported into the workstation with the Series Details dialog </w:t>
            </w:r>
            <w:r w:rsidR="00030608">
              <w:rPr>
                <w:rFonts w:cs="Arial"/>
                <w:szCs w:val="20"/>
              </w:rPr>
              <w:t xml:space="preserve">box </w:t>
            </w:r>
            <w:r w:rsidRPr="00A63811">
              <w:rPr>
                <w:rFonts w:cs="Arial"/>
                <w:szCs w:val="20"/>
              </w:rPr>
              <w:t>showing the study of the segmentation object</w:t>
            </w:r>
          </w:p>
          <w:p w:rsidR="00A63811" w:rsidRPr="00A63811" w:rsidRDefault="00A63811" w:rsidP="00A63811">
            <w:pPr>
              <w:spacing w:before="0"/>
              <w:ind w:left="72"/>
              <w:rPr>
                <w:rFonts w:cs="Arial"/>
                <w:szCs w:val="20"/>
              </w:rPr>
            </w:pPr>
            <w:r>
              <w:rPr>
                <w:rFonts w:cs="Arial"/>
                <w:noProof/>
                <w:szCs w:val="20"/>
              </w:rPr>
              <w:drawing>
                <wp:inline distT="0" distB="0" distL="0" distR="0">
                  <wp:extent cx="3403600" cy="2052111"/>
                  <wp:effectExtent l="19050" t="19050" r="6350" b="5715"/>
                  <wp:docPr id="3" name="Picture 3" descr="Series detail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segmentation_w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07193" cy="2054277"/>
                          </a:xfrm>
                          <a:prstGeom prst="rect">
                            <a:avLst/>
                          </a:prstGeom>
                          <a:noFill/>
                          <a:ln>
                            <a:solidFill>
                              <a:schemeClr val="tx1"/>
                            </a:solidFill>
                          </a:ln>
                        </pic:spPr>
                      </pic:pic>
                    </a:graphicData>
                  </a:graphic>
                </wp:inline>
              </w:drawing>
            </w:r>
          </w:p>
          <w:p w:rsidR="00A63811" w:rsidRPr="00FE62E0" w:rsidRDefault="00A63811" w:rsidP="00EB6D02">
            <w:pPr>
              <w:pStyle w:val="ListParagraph"/>
              <w:numPr>
                <w:ilvl w:val="0"/>
                <w:numId w:val="12"/>
              </w:numPr>
              <w:spacing w:before="0"/>
              <w:contextualSpacing w:val="0"/>
              <w:rPr>
                <w:rFonts w:cs="Arial"/>
                <w:szCs w:val="20"/>
              </w:rPr>
            </w:pPr>
          </w:p>
        </w:tc>
        <w:tc>
          <w:tcPr>
            <w:tcW w:w="2505" w:type="dxa"/>
          </w:tcPr>
          <w:p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Pr="003B6093">
              <w:rPr>
                <w:rFonts w:cs="Arial"/>
                <w:szCs w:val="20"/>
              </w:rPr>
              <w:t xml:space="preserve"> and Pat</w:t>
            </w:r>
          </w:p>
        </w:tc>
      </w:tr>
      <w:tr w:rsidR="00B24688" w:rsidRPr="003B6093">
        <w:trPr>
          <w:cantSplit/>
        </w:trPr>
        <w:tc>
          <w:tcPr>
            <w:tcW w:w="1332" w:type="dxa"/>
          </w:tcPr>
          <w:p w:rsidR="00B24688" w:rsidRPr="003B6093" w:rsidRDefault="00B24688" w:rsidP="00765096">
            <w:pPr>
              <w:spacing w:before="60" w:after="60"/>
              <w:rPr>
                <w:rFonts w:cs="Arial"/>
                <w:szCs w:val="20"/>
              </w:rPr>
            </w:pPr>
            <w:r>
              <w:rPr>
                <w:rFonts w:cs="Arial"/>
                <w:szCs w:val="20"/>
              </w:rPr>
              <w:lastRenderedPageBreak/>
              <w:t>September</w:t>
            </w:r>
            <w:r w:rsidRPr="003B6093">
              <w:rPr>
                <w:rFonts w:cs="Arial"/>
                <w:szCs w:val="20"/>
              </w:rPr>
              <w:t xml:space="preserve"> 2013</w:t>
            </w:r>
          </w:p>
        </w:tc>
        <w:tc>
          <w:tcPr>
            <w:tcW w:w="5739" w:type="dxa"/>
          </w:tcPr>
          <w:p w:rsidR="00B24688" w:rsidRPr="003B6093" w:rsidRDefault="00B24688" w:rsidP="00765096">
            <w:pPr>
              <w:spacing w:before="60" w:after="60"/>
              <w:rPr>
                <w:rFonts w:cs="Arial"/>
                <w:szCs w:val="20"/>
              </w:rPr>
            </w:pPr>
            <w:r>
              <w:rPr>
                <w:rFonts w:cs="Arial"/>
                <w:szCs w:val="20"/>
              </w:rPr>
              <w:t>Work with</w:t>
            </w:r>
            <w:r w:rsidRPr="003B6093">
              <w:rPr>
                <w:rFonts w:cs="Arial"/>
                <w:szCs w:val="20"/>
              </w:rPr>
              <w:t xml:space="preserve"> </w:t>
            </w:r>
            <w:r>
              <w:rPr>
                <w:rFonts w:cs="Arial"/>
                <w:szCs w:val="20"/>
              </w:rPr>
              <w:t xml:space="preserve">NBIA team </w:t>
            </w:r>
          </w:p>
          <w:p w:rsidR="00B24688" w:rsidRPr="00923D66" w:rsidRDefault="00B24688" w:rsidP="00B24688">
            <w:pPr>
              <w:pStyle w:val="ListParagraph"/>
              <w:numPr>
                <w:ilvl w:val="0"/>
                <w:numId w:val="6"/>
              </w:numPr>
              <w:spacing w:before="60" w:after="60"/>
              <w:rPr>
                <w:rFonts w:cs="Arial"/>
                <w:szCs w:val="20"/>
              </w:rPr>
            </w:pPr>
            <w:r>
              <w:rPr>
                <w:rFonts w:cs="Arial"/>
                <w:szCs w:val="20"/>
              </w:rPr>
              <w:t>Continued to participate in NBIA User Interface Improvements telephone conference and e-mail exchanges.</w:t>
            </w:r>
          </w:p>
        </w:tc>
        <w:tc>
          <w:tcPr>
            <w:tcW w:w="2505" w:type="dxa"/>
          </w:tcPr>
          <w:p w:rsidR="00B24688" w:rsidRPr="003B6093" w:rsidRDefault="00B24688" w:rsidP="00765096">
            <w:pPr>
              <w:spacing w:before="60" w:after="60"/>
              <w:rPr>
                <w:rFonts w:cs="Arial"/>
                <w:szCs w:val="20"/>
              </w:rPr>
            </w:pPr>
            <w:r>
              <w:rPr>
                <w:rFonts w:cs="Arial"/>
                <w:szCs w:val="20"/>
              </w:rPr>
              <w:t>Pan Qinyan, Vlad, Skip and Pat</w:t>
            </w:r>
          </w:p>
        </w:tc>
      </w:tr>
      <w:tr w:rsidR="008F2FA5" w:rsidRPr="003B6093">
        <w:trPr>
          <w:cantSplit/>
        </w:trPr>
        <w:tc>
          <w:tcPr>
            <w:tcW w:w="1332" w:type="dxa"/>
          </w:tcPr>
          <w:p w:rsidR="008F2FA5" w:rsidRPr="003B6093" w:rsidRDefault="0043305E" w:rsidP="000F2F12">
            <w:pPr>
              <w:spacing w:before="60" w:after="60"/>
              <w:rPr>
                <w:rFonts w:cs="Arial"/>
                <w:szCs w:val="20"/>
              </w:rPr>
            </w:pPr>
            <w:r>
              <w:rPr>
                <w:rFonts w:cs="Arial"/>
                <w:szCs w:val="20"/>
              </w:rPr>
              <w:t>September</w:t>
            </w:r>
            <w:r w:rsidR="007D268E" w:rsidRPr="003B6093">
              <w:rPr>
                <w:rFonts w:cs="Arial"/>
                <w:szCs w:val="20"/>
              </w:rPr>
              <w:t xml:space="preserve"> </w:t>
            </w:r>
            <w:r w:rsidR="008F2FA5" w:rsidRPr="003B6093">
              <w:rPr>
                <w:rFonts w:cs="Arial"/>
                <w:szCs w:val="20"/>
              </w:rPr>
              <w:t>2013</w:t>
            </w:r>
          </w:p>
        </w:tc>
        <w:tc>
          <w:tcPr>
            <w:tcW w:w="5739"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w:t>
            </w:r>
            <w:r w:rsidR="006177A0">
              <w:rPr>
                <w:rFonts w:cs="Arial"/>
                <w:szCs w:val="20"/>
              </w:rPr>
              <w:t>and John Freymann</w:t>
            </w:r>
            <w:r w:rsidR="006C792D">
              <w:rPr>
                <w:rFonts w:cs="Arial"/>
                <w:szCs w:val="20"/>
              </w:rPr>
              <w:t xml:space="preserve"> </w:t>
            </w:r>
            <w:r>
              <w:rPr>
                <w:rFonts w:cs="Arial"/>
                <w:szCs w:val="20"/>
              </w:rPr>
              <w:t>(CIP)</w:t>
            </w:r>
          </w:p>
          <w:p w:rsidR="00544C25" w:rsidRPr="00532426" w:rsidRDefault="009B5153" w:rsidP="00544C25">
            <w:pPr>
              <w:pStyle w:val="ListParagraph"/>
              <w:numPr>
                <w:ilvl w:val="0"/>
                <w:numId w:val="5"/>
              </w:numPr>
              <w:spacing w:before="60" w:after="60"/>
              <w:ind w:left="432"/>
              <w:rPr>
                <w:rFonts w:cs="Arial"/>
                <w:szCs w:val="20"/>
              </w:rPr>
            </w:pPr>
            <w:r>
              <w:rPr>
                <w:rFonts w:cs="Arial"/>
                <w:szCs w:val="20"/>
              </w:rPr>
              <w:t xml:space="preserve">E-mail </w:t>
            </w:r>
            <w:r w:rsidR="00DA60A6">
              <w:rPr>
                <w:rFonts w:cs="Arial"/>
                <w:szCs w:val="20"/>
              </w:rPr>
              <w:t xml:space="preserve">exchanges with </w:t>
            </w:r>
            <w:r w:rsidR="0043305E">
              <w:rPr>
                <w:rFonts w:cs="Arial"/>
                <w:szCs w:val="20"/>
              </w:rPr>
              <w:t>Blackford folks for telephone conference on Sep 24</w:t>
            </w:r>
            <w:r w:rsidR="0043305E" w:rsidRPr="0043305E">
              <w:rPr>
                <w:rFonts w:cs="Arial"/>
                <w:szCs w:val="20"/>
                <w:vertAlign w:val="superscript"/>
              </w:rPr>
              <w:t>th</w:t>
            </w:r>
            <w:r w:rsidR="0043305E">
              <w:rPr>
                <w:rFonts w:cs="Arial"/>
                <w:szCs w:val="20"/>
              </w:rPr>
              <w:t>.</w:t>
            </w:r>
          </w:p>
          <w:p w:rsidR="002B7303" w:rsidRDefault="00C86AE2" w:rsidP="00B85F83">
            <w:pPr>
              <w:pStyle w:val="ListParagraph"/>
              <w:numPr>
                <w:ilvl w:val="0"/>
                <w:numId w:val="5"/>
              </w:numPr>
              <w:spacing w:before="60" w:after="60"/>
              <w:ind w:left="432"/>
              <w:rPr>
                <w:rFonts w:cs="Arial"/>
                <w:szCs w:val="20"/>
              </w:rPr>
            </w:pPr>
            <w:r>
              <w:rPr>
                <w:rFonts w:cs="Arial"/>
                <w:szCs w:val="20"/>
              </w:rPr>
              <w:t>Participated in telephone conference call about Blackford’s image registration plug-in</w:t>
            </w:r>
            <w:r w:rsidR="000904AD">
              <w:rPr>
                <w:rFonts w:cs="Arial"/>
                <w:szCs w:val="20"/>
              </w:rPr>
              <w:t xml:space="preserve"> on ClearCanvas workstation. Provided AIM workstation 4.0 and 4.1 alpha builds</w:t>
            </w:r>
          </w:p>
          <w:p w:rsidR="00DE28E4" w:rsidRPr="00532426" w:rsidRDefault="00DE28E4" w:rsidP="00B85F83">
            <w:pPr>
              <w:pStyle w:val="ListParagraph"/>
              <w:numPr>
                <w:ilvl w:val="0"/>
                <w:numId w:val="5"/>
              </w:numPr>
              <w:spacing w:before="60" w:after="60"/>
              <w:ind w:left="432"/>
              <w:rPr>
                <w:rFonts w:cs="Arial"/>
                <w:szCs w:val="20"/>
              </w:rPr>
            </w:pPr>
            <w:r>
              <w:rPr>
                <w:rFonts w:cs="Arial"/>
                <w:szCs w:val="20"/>
              </w:rPr>
              <w:t>Worked on AIM 4.1 installation on Amazon E2C and telephone conference</w:t>
            </w:r>
          </w:p>
        </w:tc>
        <w:tc>
          <w:tcPr>
            <w:tcW w:w="2505" w:type="dxa"/>
          </w:tcPr>
          <w:p w:rsidR="008F2FA5" w:rsidRPr="003B6093" w:rsidRDefault="00646E75" w:rsidP="000F2F12">
            <w:pPr>
              <w:spacing w:before="60" w:after="60"/>
              <w:rPr>
                <w:rFonts w:cs="Arial"/>
                <w:szCs w:val="20"/>
              </w:rPr>
            </w:pPr>
            <w:r>
              <w:rPr>
                <w:rFonts w:cs="Arial"/>
                <w:szCs w:val="20"/>
              </w:rPr>
              <w:t>Justin Kirby</w:t>
            </w:r>
            <w:r w:rsidR="00E3200A">
              <w:rPr>
                <w:rFonts w:cs="Arial"/>
                <w:szCs w:val="20"/>
              </w:rPr>
              <w:t xml:space="preserve">, </w:t>
            </w:r>
            <w:r w:rsidR="00D21E2B">
              <w:rPr>
                <w:rFonts w:cs="Arial"/>
                <w:szCs w:val="20"/>
              </w:rPr>
              <w:t xml:space="preserve">John Freymann, </w:t>
            </w:r>
            <w:r w:rsidR="00E3200A">
              <w:rPr>
                <w:rFonts w:cs="Arial"/>
                <w:szCs w:val="20"/>
              </w:rPr>
              <w:t>Skip</w:t>
            </w:r>
            <w:r w:rsidR="0033496C">
              <w:rPr>
                <w:rFonts w:cs="Arial"/>
                <w:szCs w:val="20"/>
              </w:rPr>
              <w:t xml:space="preserve"> Amiot, Peter Maxwell, Richard Moffett</w:t>
            </w:r>
            <w:r w:rsidR="005D7617">
              <w:rPr>
                <w:rFonts w:cs="Arial"/>
                <w:szCs w:val="20"/>
              </w:rPr>
              <w:t>, Larry Tarbox</w:t>
            </w:r>
            <w:r w:rsidR="006C792D">
              <w:rPr>
                <w:rFonts w:cs="Arial"/>
                <w:szCs w:val="20"/>
              </w:rPr>
              <w:t>,</w:t>
            </w:r>
            <w:r w:rsidR="008470BE" w:rsidRPr="003B6093">
              <w:rPr>
                <w:rFonts w:cs="Arial"/>
                <w:szCs w:val="20"/>
              </w:rPr>
              <w:t xml:space="preserve"> and Pat</w:t>
            </w:r>
          </w:p>
        </w:tc>
      </w:tr>
      <w:tr w:rsidR="00E16A8F" w:rsidRPr="003B6093">
        <w:trPr>
          <w:cantSplit/>
        </w:trPr>
        <w:tc>
          <w:tcPr>
            <w:tcW w:w="1332" w:type="dxa"/>
          </w:tcPr>
          <w:p w:rsidR="00E16A8F" w:rsidRPr="003B6093" w:rsidRDefault="00653E9B" w:rsidP="0005183B">
            <w:pPr>
              <w:spacing w:before="60" w:after="60"/>
              <w:rPr>
                <w:rFonts w:cs="Arial"/>
                <w:szCs w:val="20"/>
              </w:rPr>
            </w:pPr>
            <w:r>
              <w:rPr>
                <w:rFonts w:cs="Arial"/>
                <w:szCs w:val="20"/>
              </w:rPr>
              <w:t>September</w:t>
            </w:r>
            <w:r w:rsidR="00E16A8F" w:rsidRPr="003B6093">
              <w:rPr>
                <w:rFonts w:cs="Arial"/>
                <w:szCs w:val="20"/>
              </w:rPr>
              <w:t xml:space="preserve"> 2013</w:t>
            </w:r>
          </w:p>
        </w:tc>
        <w:tc>
          <w:tcPr>
            <w:tcW w:w="5739" w:type="dxa"/>
          </w:tcPr>
          <w:p w:rsidR="00E16A8F" w:rsidRPr="00821FEE" w:rsidRDefault="00E16A8F" w:rsidP="003153B5">
            <w:pPr>
              <w:spacing w:before="60" w:after="60"/>
              <w:rPr>
                <w:rFonts w:cs="Arial"/>
                <w:szCs w:val="20"/>
              </w:rPr>
            </w:pPr>
            <w:r>
              <w:rPr>
                <w:rFonts w:cs="Arial"/>
                <w:szCs w:val="20"/>
              </w:rPr>
              <w:t>Consultation</w:t>
            </w:r>
          </w:p>
          <w:p w:rsidR="006A65D8" w:rsidRDefault="00653E9B" w:rsidP="00B85F83">
            <w:pPr>
              <w:pStyle w:val="ListParagraph"/>
              <w:numPr>
                <w:ilvl w:val="0"/>
                <w:numId w:val="7"/>
              </w:numPr>
              <w:spacing w:before="60" w:after="60"/>
              <w:ind w:left="432"/>
              <w:rPr>
                <w:rFonts w:cs="Arial"/>
                <w:szCs w:val="20"/>
              </w:rPr>
            </w:pPr>
            <w:r>
              <w:rPr>
                <w:rFonts w:cs="Arial"/>
                <w:szCs w:val="20"/>
              </w:rPr>
              <w:t>Telephone conference with Daniel about AIM 4.x and ATB</w:t>
            </w:r>
          </w:p>
          <w:p w:rsidR="00700292" w:rsidRPr="003B6093" w:rsidRDefault="006A65D8" w:rsidP="00653E9B">
            <w:pPr>
              <w:pStyle w:val="ListParagraph"/>
              <w:numPr>
                <w:ilvl w:val="0"/>
                <w:numId w:val="7"/>
              </w:numPr>
              <w:spacing w:before="60" w:after="60"/>
              <w:ind w:left="432"/>
              <w:rPr>
                <w:rFonts w:cs="Arial"/>
                <w:szCs w:val="20"/>
              </w:rPr>
            </w:pPr>
            <w:r>
              <w:rPr>
                <w:rFonts w:cs="Arial"/>
                <w:szCs w:val="20"/>
              </w:rPr>
              <w:t xml:space="preserve">Answered </w:t>
            </w:r>
            <w:proofErr w:type="spellStart"/>
            <w:r>
              <w:rPr>
                <w:rFonts w:cs="Arial"/>
                <w:szCs w:val="20"/>
              </w:rPr>
              <w:t>Hakan’s</w:t>
            </w:r>
            <w:proofErr w:type="spellEnd"/>
            <w:r>
              <w:rPr>
                <w:rFonts w:cs="Arial"/>
                <w:szCs w:val="20"/>
              </w:rPr>
              <w:t xml:space="preserve"> e-mail</w:t>
            </w:r>
            <w:r w:rsidR="00653E9B">
              <w:rPr>
                <w:rFonts w:cs="Arial"/>
                <w:szCs w:val="20"/>
              </w:rPr>
              <w:t>s</w:t>
            </w:r>
            <w:r>
              <w:rPr>
                <w:rFonts w:cs="Arial"/>
                <w:szCs w:val="20"/>
              </w:rPr>
              <w:t xml:space="preserve"> </w:t>
            </w:r>
          </w:p>
        </w:tc>
        <w:tc>
          <w:tcPr>
            <w:tcW w:w="2505" w:type="dxa"/>
          </w:tcPr>
          <w:p w:rsidR="00E16A8F" w:rsidRPr="003B6093" w:rsidRDefault="00E16A8F" w:rsidP="009A3BE1">
            <w:pPr>
              <w:spacing w:before="60" w:after="60"/>
              <w:rPr>
                <w:rFonts w:cs="Arial"/>
                <w:szCs w:val="20"/>
              </w:rPr>
            </w:pPr>
            <w:r>
              <w:rPr>
                <w:rFonts w:cs="Arial"/>
                <w:szCs w:val="20"/>
              </w:rPr>
              <w:t xml:space="preserve">Daniel Rubin, </w:t>
            </w:r>
            <w:r w:rsidRPr="003B6093">
              <w:rPr>
                <w:rFonts w:cs="Arial"/>
                <w:szCs w:val="20"/>
              </w:rPr>
              <w:t>Debra Willrett</w:t>
            </w:r>
            <w:r w:rsidR="00700292">
              <w:rPr>
                <w:rFonts w:cs="Arial"/>
                <w:szCs w:val="20"/>
              </w:rPr>
              <w:t xml:space="preserve">, </w:t>
            </w:r>
            <w:r w:rsidR="009A3BE1">
              <w:rPr>
                <w:rFonts w:cs="Arial"/>
                <w:szCs w:val="20"/>
              </w:rPr>
              <w:t>Camille Kurtz, Martin O’Connor</w:t>
            </w:r>
            <w:r w:rsidR="006A65D8">
              <w:rPr>
                <w:rFonts w:cs="Arial"/>
                <w:szCs w:val="20"/>
              </w:rPr>
              <w:t xml:space="preserve">, </w:t>
            </w:r>
            <w:proofErr w:type="spellStart"/>
            <w:r w:rsidR="006A65D8">
              <w:rPr>
                <w:rFonts w:cs="Arial"/>
                <w:szCs w:val="20"/>
              </w:rPr>
              <w:t>Hakan</w:t>
            </w:r>
            <w:proofErr w:type="spellEnd"/>
            <w:r w:rsidR="006A65D8">
              <w:rPr>
                <w:rFonts w:cs="Arial"/>
                <w:szCs w:val="20"/>
              </w:rPr>
              <w:t xml:space="preserve"> </w:t>
            </w:r>
            <w:proofErr w:type="spellStart"/>
            <w:r w:rsidR="006A65D8">
              <w:rPr>
                <w:rFonts w:cs="Arial"/>
                <w:szCs w:val="20"/>
              </w:rPr>
              <w:t>Bulu</w:t>
            </w:r>
            <w:proofErr w:type="spellEnd"/>
          </w:p>
        </w:tc>
      </w:tr>
      <w:tr w:rsidR="00F849B0" w:rsidRPr="003B6093">
        <w:trPr>
          <w:cantSplit/>
        </w:trPr>
        <w:tc>
          <w:tcPr>
            <w:tcW w:w="1332" w:type="dxa"/>
          </w:tcPr>
          <w:p w:rsidR="00F849B0" w:rsidRPr="003B6093" w:rsidRDefault="001350E9" w:rsidP="00BB7BE7">
            <w:pPr>
              <w:spacing w:before="60" w:after="60"/>
              <w:rPr>
                <w:rFonts w:cs="Arial"/>
                <w:szCs w:val="20"/>
              </w:rPr>
            </w:pPr>
            <w:r>
              <w:rPr>
                <w:rFonts w:cs="Arial"/>
                <w:szCs w:val="20"/>
              </w:rPr>
              <w:t>September</w:t>
            </w:r>
            <w:r w:rsidR="00F849B0" w:rsidRPr="003B6093">
              <w:rPr>
                <w:rFonts w:cs="Arial"/>
                <w:szCs w:val="20"/>
              </w:rPr>
              <w:t xml:space="preserve"> 2013</w:t>
            </w:r>
          </w:p>
        </w:tc>
        <w:tc>
          <w:tcPr>
            <w:tcW w:w="5739" w:type="dxa"/>
          </w:tcPr>
          <w:p w:rsidR="00F849B0" w:rsidRPr="00821FEE" w:rsidRDefault="00F849B0" w:rsidP="00BB7BE7">
            <w:pPr>
              <w:spacing w:before="60" w:after="60"/>
              <w:rPr>
                <w:rFonts w:cs="Arial"/>
                <w:szCs w:val="20"/>
              </w:rPr>
            </w:pPr>
            <w:r>
              <w:rPr>
                <w:rFonts w:cs="Arial"/>
                <w:szCs w:val="20"/>
              </w:rPr>
              <w:t>Worked with ClearCanvas</w:t>
            </w:r>
          </w:p>
          <w:p w:rsidR="00F849B0" w:rsidRDefault="00F849B0" w:rsidP="00BB7BE7">
            <w:pPr>
              <w:pStyle w:val="ListParagraph"/>
              <w:numPr>
                <w:ilvl w:val="0"/>
                <w:numId w:val="13"/>
              </w:numPr>
              <w:spacing w:before="60" w:after="60"/>
              <w:ind w:left="342" w:hanging="342"/>
              <w:rPr>
                <w:rFonts w:cs="Arial"/>
                <w:szCs w:val="20"/>
              </w:rPr>
            </w:pPr>
            <w:r>
              <w:rPr>
                <w:rFonts w:cs="Arial"/>
                <w:szCs w:val="20"/>
              </w:rPr>
              <w:t>Exchanged e-mails related to code upgrade</w:t>
            </w:r>
            <w:r w:rsidR="00152851">
              <w:rPr>
                <w:rFonts w:cs="Arial"/>
                <w:szCs w:val="20"/>
              </w:rPr>
              <w:t>.</w:t>
            </w:r>
          </w:p>
          <w:p w:rsidR="00F849B0" w:rsidRDefault="00F849B0" w:rsidP="00BB7BE7">
            <w:pPr>
              <w:pStyle w:val="ListParagraph"/>
              <w:numPr>
                <w:ilvl w:val="0"/>
                <w:numId w:val="13"/>
              </w:numPr>
              <w:spacing w:before="60" w:after="60"/>
              <w:ind w:left="342" w:hanging="342"/>
              <w:rPr>
                <w:rFonts w:cs="Arial"/>
                <w:szCs w:val="20"/>
              </w:rPr>
            </w:pPr>
            <w:r>
              <w:rPr>
                <w:rFonts w:cs="Arial"/>
                <w:szCs w:val="20"/>
              </w:rPr>
              <w:t>Telephone conference</w:t>
            </w:r>
            <w:r w:rsidR="001177B0">
              <w:rPr>
                <w:rFonts w:cs="Arial"/>
                <w:szCs w:val="20"/>
              </w:rPr>
              <w:t>s</w:t>
            </w:r>
            <w:r>
              <w:rPr>
                <w:rFonts w:cs="Arial"/>
                <w:szCs w:val="20"/>
              </w:rPr>
              <w:t xml:space="preserve"> with Jasper Yeh</w:t>
            </w:r>
            <w:r w:rsidR="00152851">
              <w:rPr>
                <w:rFonts w:cs="Arial"/>
                <w:szCs w:val="20"/>
              </w:rPr>
              <w:t>.</w:t>
            </w:r>
          </w:p>
          <w:p w:rsidR="003B2928" w:rsidRDefault="003B2928" w:rsidP="00BB7BE7">
            <w:pPr>
              <w:pStyle w:val="ListParagraph"/>
              <w:numPr>
                <w:ilvl w:val="0"/>
                <w:numId w:val="13"/>
              </w:numPr>
              <w:spacing w:before="60" w:after="60"/>
              <w:ind w:left="342" w:hanging="342"/>
              <w:rPr>
                <w:rFonts w:cs="Arial"/>
                <w:szCs w:val="20"/>
              </w:rPr>
            </w:pPr>
            <w:r>
              <w:rPr>
                <w:rFonts w:cs="Arial"/>
                <w:szCs w:val="20"/>
              </w:rPr>
              <w:t>Sent segmentation requirements to Jasper</w:t>
            </w:r>
          </w:p>
          <w:p w:rsidR="00F849B0" w:rsidRPr="00234C9B" w:rsidRDefault="00F849B0" w:rsidP="001177B0">
            <w:pPr>
              <w:pStyle w:val="ListParagraph"/>
              <w:spacing w:before="60" w:after="60"/>
              <w:rPr>
                <w:rFonts w:cs="Arial"/>
                <w:szCs w:val="20"/>
              </w:rPr>
            </w:pPr>
          </w:p>
        </w:tc>
        <w:tc>
          <w:tcPr>
            <w:tcW w:w="2505" w:type="dxa"/>
          </w:tcPr>
          <w:p w:rsidR="00F849B0" w:rsidRPr="003B6093" w:rsidRDefault="00F849B0" w:rsidP="00BB7BE7">
            <w:pPr>
              <w:spacing w:before="60" w:after="60"/>
              <w:rPr>
                <w:rFonts w:cs="Arial"/>
                <w:szCs w:val="20"/>
              </w:rPr>
            </w:pPr>
            <w:r>
              <w:rPr>
                <w:rFonts w:cs="Arial"/>
                <w:szCs w:val="20"/>
              </w:rPr>
              <w:t>Jasper,</w:t>
            </w:r>
            <w:r w:rsidRPr="003B6093">
              <w:rPr>
                <w:rFonts w:cs="Arial"/>
                <w:szCs w:val="20"/>
              </w:rPr>
              <w:t xml:space="preserve"> Vlad</w:t>
            </w:r>
            <w:r>
              <w:rPr>
                <w:rFonts w:cs="Arial"/>
                <w:szCs w:val="20"/>
              </w:rPr>
              <w:t>, Skip</w:t>
            </w:r>
            <w:r w:rsidR="006C792D">
              <w:rPr>
                <w:rFonts w:cs="Arial"/>
                <w:szCs w:val="20"/>
              </w:rPr>
              <w:t>,</w:t>
            </w:r>
            <w:r>
              <w:rPr>
                <w:rFonts w:cs="Arial"/>
                <w:szCs w:val="20"/>
              </w:rPr>
              <w:t xml:space="preserve"> and Pat</w:t>
            </w:r>
          </w:p>
        </w:tc>
      </w:tr>
    </w:tbl>
    <w:p w:rsidR="00766091" w:rsidRPr="00766091" w:rsidRDefault="001E0F53" w:rsidP="003B6093">
      <w:pPr>
        <w:pStyle w:val="Heading2"/>
      </w:pPr>
      <w:bookmarkStart w:id="27" w:name="_Toc352426616"/>
      <w:bookmarkStart w:id="28" w:name="_Toc365560649"/>
      <w:r>
        <w:t>Project</w:t>
      </w:r>
      <w:r w:rsidR="00EB322E">
        <w:t xml:space="preserve"> </w:t>
      </w:r>
      <w:r w:rsidR="00766091" w:rsidRPr="00766091">
        <w:t>Progress</w:t>
      </w:r>
      <w:bookmarkEnd w:id="27"/>
      <w:bookmarkEnd w:id="2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7130"/>
      </w:tblGrid>
      <w:tr w:rsidR="00EB322E" w:rsidRPr="001D5ADD" w:rsidTr="00FE0B33">
        <w:trPr>
          <w:cantSplit/>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B85F83">
            <w:pPr>
              <w:pStyle w:val="ListParagraph"/>
              <w:numPr>
                <w:ilvl w:val="0"/>
                <w:numId w:val="8"/>
              </w:numPr>
              <w:ind w:left="344"/>
              <w:rPr>
                <w:rFonts w:cs="Arial"/>
              </w:rPr>
            </w:pPr>
            <w:r w:rsidRPr="00DF51F4">
              <w:rPr>
                <w:rFonts w:cs="Arial"/>
              </w:rPr>
              <w:t xml:space="preserve">AIM Enterprise Service (ATB &amp; ATS), </w:t>
            </w:r>
            <w:hyperlink r:id="rId27"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B85F83">
            <w:pPr>
              <w:pStyle w:val="ListParagraph"/>
              <w:numPr>
                <w:ilvl w:val="0"/>
                <w:numId w:val="8"/>
              </w:numPr>
              <w:ind w:left="344"/>
              <w:rPr>
                <w:rFonts w:cs="Arial"/>
              </w:rPr>
            </w:pPr>
            <w:r w:rsidRPr="00DF51F4">
              <w:rPr>
                <w:rFonts w:cs="Arial"/>
              </w:rPr>
              <w:t xml:space="preserve">AIM Model, </w:t>
            </w:r>
            <w:hyperlink r:id="rId28" w:tooltip="AIM Model on NCI Tracker" w:history="1">
              <w:r w:rsidRPr="00DF51F4">
                <w:rPr>
                  <w:rStyle w:val="Hyperlink"/>
                  <w:rFonts w:cs="Arial"/>
                </w:rPr>
                <w:t>https://tracker.nci.nih.gov/browse/AIMWS</w:t>
              </w:r>
            </w:hyperlink>
          </w:p>
          <w:p w:rsidR="00572640" w:rsidRPr="00DF51F4" w:rsidRDefault="00E74CAC" w:rsidP="00B85F83">
            <w:pPr>
              <w:pStyle w:val="ListParagraph"/>
              <w:numPr>
                <w:ilvl w:val="0"/>
                <w:numId w:val="8"/>
              </w:numPr>
              <w:ind w:left="344"/>
              <w:rPr>
                <w:rFonts w:cs="Arial"/>
              </w:rPr>
            </w:pPr>
            <w:r w:rsidRPr="00DF51F4">
              <w:rPr>
                <w:rFonts w:cs="Arial"/>
              </w:rPr>
              <w:t xml:space="preserve">AIM Workstation,  </w:t>
            </w:r>
            <w:hyperlink r:id="rId29"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trPr>
          <w:cantSplit/>
        </w:trPr>
        <w:tc>
          <w:tcPr>
            <w:tcW w:w="2446" w:type="dxa"/>
          </w:tcPr>
          <w:p w:rsidR="00572640" w:rsidRPr="00DF51F4" w:rsidRDefault="008A2A8A" w:rsidP="00416DEB">
            <w:pPr>
              <w:spacing w:before="60" w:after="60"/>
              <w:rPr>
                <w:rFonts w:cs="Arial"/>
                <w:szCs w:val="20"/>
              </w:rPr>
            </w:pPr>
            <w:r>
              <w:rPr>
                <w:rFonts w:cs="Arial"/>
                <w:szCs w:val="20"/>
              </w:rPr>
              <w:t xml:space="preserve">Software upload to </w:t>
            </w:r>
            <w:r w:rsidR="00AB270E">
              <w:rPr>
                <w:rFonts w:cs="Arial"/>
                <w:szCs w:val="20"/>
              </w:rPr>
              <w:t>SFTP</w:t>
            </w:r>
          </w:p>
        </w:tc>
        <w:tc>
          <w:tcPr>
            <w:tcW w:w="7130" w:type="dxa"/>
          </w:tcPr>
          <w:p w:rsidR="00416DEB" w:rsidRPr="002C7E31" w:rsidRDefault="000E44F9" w:rsidP="00AB270E">
            <w:pPr>
              <w:pStyle w:val="ListParagraph"/>
              <w:numPr>
                <w:ilvl w:val="0"/>
                <w:numId w:val="10"/>
              </w:numPr>
              <w:spacing w:before="60" w:after="60"/>
              <w:ind w:left="344"/>
              <w:rPr>
                <w:rFonts w:cs="Arial"/>
                <w:szCs w:val="20"/>
              </w:rPr>
            </w:pPr>
            <w:r>
              <w:rPr>
                <w:rFonts w:cs="Arial"/>
                <w:szCs w:val="20"/>
              </w:rPr>
              <w:t>Upload software products</w:t>
            </w:r>
            <w:r w:rsidR="00AB270E" w:rsidRPr="00AB270E">
              <w:rPr>
                <w:rFonts w:cs="Arial"/>
                <w:szCs w:val="20"/>
              </w:rPr>
              <w:t xml:space="preserve"> to</w:t>
            </w:r>
            <w:r w:rsidR="004E4076">
              <w:rPr>
                <w:rFonts w:cs="Arial"/>
                <w:szCs w:val="20"/>
              </w:rPr>
              <w:t xml:space="preserve"> NCI’s</w:t>
            </w:r>
            <w:r w:rsidR="00AB270E" w:rsidRPr="00AB270E">
              <w:rPr>
                <w:rFonts w:cs="Arial"/>
                <w:szCs w:val="20"/>
              </w:rPr>
              <w:t xml:space="preserve"> SFTP</w:t>
            </w:r>
          </w:p>
        </w:tc>
      </w:tr>
    </w:tbl>
    <w:p w:rsidR="001E0F53" w:rsidRDefault="001E0F53" w:rsidP="003B6093">
      <w:pPr>
        <w:pStyle w:val="Heading2"/>
      </w:pPr>
      <w:bookmarkStart w:id="29" w:name="_Toc352426617"/>
      <w:bookmarkStart w:id="30" w:name="_Toc365560650"/>
      <w:r w:rsidRPr="00363D1B">
        <w:t xml:space="preserve">Status of </w:t>
      </w:r>
      <w:r>
        <w:t>Milestones</w:t>
      </w:r>
      <w:bookmarkEnd w:id="29"/>
      <w:bookmarkEnd w:id="3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FE0B33">
        <w:trPr>
          <w:cantSplit/>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1B790B" w:rsidRPr="003B6093">
        <w:trPr>
          <w:cantSplit/>
          <w:trHeight w:val="305"/>
        </w:trPr>
        <w:tc>
          <w:tcPr>
            <w:tcW w:w="4968" w:type="dxa"/>
          </w:tcPr>
          <w:p w:rsidR="001B790B" w:rsidRPr="003B6093" w:rsidRDefault="001B790B" w:rsidP="00E920E7">
            <w:pPr>
              <w:spacing w:before="60" w:after="60"/>
              <w:rPr>
                <w:rFonts w:cs="Arial"/>
                <w:szCs w:val="20"/>
              </w:rPr>
            </w:pPr>
            <w:r w:rsidRPr="003B6093">
              <w:rPr>
                <w:rFonts w:cs="Arial"/>
                <w:szCs w:val="20"/>
              </w:rPr>
              <w:t>AIM FY’13 design document</w:t>
            </w:r>
          </w:p>
        </w:tc>
        <w:tc>
          <w:tcPr>
            <w:tcW w:w="2340" w:type="dxa"/>
          </w:tcPr>
          <w:p w:rsidR="001B790B" w:rsidRPr="003B6093" w:rsidRDefault="001B790B" w:rsidP="00E920E7">
            <w:pPr>
              <w:spacing w:before="60" w:after="60"/>
              <w:rPr>
                <w:rFonts w:cs="Arial"/>
                <w:szCs w:val="20"/>
              </w:rPr>
            </w:pPr>
          </w:p>
        </w:tc>
        <w:tc>
          <w:tcPr>
            <w:tcW w:w="2268" w:type="dxa"/>
          </w:tcPr>
          <w:p w:rsidR="001B790B" w:rsidRPr="003B6093" w:rsidRDefault="001B790B" w:rsidP="00E920E7">
            <w:pPr>
              <w:spacing w:before="60" w:after="60"/>
              <w:rPr>
                <w:rFonts w:cs="Arial"/>
                <w:szCs w:val="20"/>
              </w:rPr>
            </w:pPr>
            <w:r>
              <w:rPr>
                <w:rFonts w:cs="Arial"/>
                <w:szCs w:val="20"/>
              </w:rPr>
              <w:t>On</w:t>
            </w:r>
            <w:r w:rsidRPr="003B6093">
              <w:rPr>
                <w:rFonts w:cs="Arial"/>
                <w:szCs w:val="20"/>
              </w:rPr>
              <w:t>going</w:t>
            </w:r>
          </w:p>
        </w:tc>
      </w:tr>
    </w:tbl>
    <w:p w:rsidR="00363D1B" w:rsidRPr="00363D1B" w:rsidRDefault="00363D1B" w:rsidP="003B6093">
      <w:pPr>
        <w:pStyle w:val="Heading2"/>
      </w:pPr>
      <w:bookmarkStart w:id="31" w:name="_Toc352426618"/>
      <w:bookmarkStart w:id="32" w:name="_Toc365560651"/>
      <w:r w:rsidRPr="00363D1B">
        <w:t>Work Planned for Next Month</w:t>
      </w:r>
      <w:bookmarkEnd w:id="31"/>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FE0B33">
        <w:trPr>
          <w:cantSplit/>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002BB2" w:rsidRPr="003B6093">
        <w:trPr>
          <w:cantSplit/>
        </w:trPr>
        <w:tc>
          <w:tcPr>
            <w:tcW w:w="4788" w:type="dxa"/>
          </w:tcPr>
          <w:p w:rsidR="00002BB2" w:rsidRPr="003B6093" w:rsidRDefault="002C315A" w:rsidP="00DC28CA">
            <w:pPr>
              <w:spacing w:before="60" w:after="60"/>
              <w:rPr>
                <w:rFonts w:cs="Arial"/>
                <w:szCs w:val="20"/>
              </w:rPr>
            </w:pPr>
            <w:r w:rsidRPr="003B6093">
              <w:rPr>
                <w:rFonts w:cs="Arial"/>
                <w:szCs w:val="20"/>
              </w:rPr>
              <w:t>AIM FY’13 Design</w:t>
            </w:r>
            <w:r w:rsidR="00002BB2" w:rsidRPr="003B6093">
              <w:rPr>
                <w:rFonts w:cs="Arial"/>
                <w:szCs w:val="20"/>
              </w:rPr>
              <w:t xml:space="preserve"> </w:t>
            </w:r>
          </w:p>
        </w:tc>
        <w:tc>
          <w:tcPr>
            <w:tcW w:w="4788" w:type="dxa"/>
          </w:tcPr>
          <w:p w:rsidR="00002BB2" w:rsidRPr="003B6093" w:rsidRDefault="002C315A" w:rsidP="00E15585">
            <w:pPr>
              <w:spacing w:before="60" w:after="60"/>
              <w:rPr>
                <w:rFonts w:cs="Arial"/>
                <w:szCs w:val="20"/>
              </w:rPr>
            </w:pPr>
            <w:r w:rsidRPr="003B6093">
              <w:rPr>
                <w:rFonts w:cs="Arial"/>
                <w:szCs w:val="20"/>
              </w:rPr>
              <w:t>In progress</w:t>
            </w:r>
          </w:p>
        </w:tc>
      </w:tr>
      <w:tr w:rsidR="00447929" w:rsidRPr="003B6093">
        <w:trPr>
          <w:cantSplit/>
        </w:trPr>
        <w:tc>
          <w:tcPr>
            <w:tcW w:w="4788" w:type="dxa"/>
          </w:tcPr>
          <w:p w:rsidR="00447929" w:rsidRPr="003B6093" w:rsidRDefault="00447929" w:rsidP="00BB7BE7">
            <w:pPr>
              <w:spacing w:before="60" w:after="60"/>
              <w:rPr>
                <w:rFonts w:cs="Arial"/>
                <w:szCs w:val="20"/>
              </w:rPr>
            </w:pPr>
            <w:r w:rsidRPr="003B6093">
              <w:rPr>
                <w:rFonts w:cs="Arial"/>
                <w:szCs w:val="20"/>
              </w:rPr>
              <w:t xml:space="preserve">AIM </w:t>
            </w:r>
            <w:r>
              <w:rPr>
                <w:rFonts w:cs="Arial"/>
                <w:szCs w:val="20"/>
              </w:rPr>
              <w:t>DICOM Segmentation Support</w:t>
            </w:r>
            <w:r w:rsidRPr="003B6093">
              <w:rPr>
                <w:rFonts w:cs="Arial"/>
                <w:szCs w:val="20"/>
              </w:rPr>
              <w:t xml:space="preserve"> </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r w:rsidR="00447929" w:rsidRPr="003B6093">
        <w:trPr>
          <w:cantSplit/>
        </w:trPr>
        <w:tc>
          <w:tcPr>
            <w:tcW w:w="4788" w:type="dxa"/>
          </w:tcPr>
          <w:p w:rsidR="00447929" w:rsidRPr="003B6093" w:rsidRDefault="00447929" w:rsidP="00447929">
            <w:pPr>
              <w:spacing w:before="60" w:after="60"/>
              <w:rPr>
                <w:rFonts w:cs="Arial"/>
                <w:szCs w:val="20"/>
              </w:rPr>
            </w:pPr>
            <w:r>
              <w:rPr>
                <w:rFonts w:cs="Arial"/>
                <w:szCs w:val="20"/>
              </w:rPr>
              <w:lastRenderedPageBreak/>
              <w:t xml:space="preserve">ATS </w:t>
            </w:r>
            <w:proofErr w:type="spellStart"/>
            <w:r>
              <w:rPr>
                <w:rFonts w:cs="Arial"/>
                <w:szCs w:val="20"/>
              </w:rPr>
              <w:t>AppScan</w:t>
            </w:r>
            <w:proofErr w:type="spellEnd"/>
            <w:r>
              <w:rPr>
                <w:rFonts w:cs="Arial"/>
                <w:szCs w:val="20"/>
              </w:rPr>
              <w:t xml:space="preserve"> update</w:t>
            </w:r>
            <w:r w:rsidRPr="003B6093">
              <w:rPr>
                <w:rFonts w:cs="Arial"/>
                <w:szCs w:val="20"/>
              </w:rPr>
              <w:t xml:space="preserve"> </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r w:rsidR="002C315A" w:rsidRPr="003B6093">
        <w:trPr>
          <w:cantSplit/>
        </w:trPr>
        <w:tc>
          <w:tcPr>
            <w:tcW w:w="4788" w:type="dxa"/>
          </w:tcPr>
          <w:p w:rsidR="002C315A" w:rsidRPr="003B6093" w:rsidRDefault="002C315A" w:rsidP="00500A20">
            <w:pPr>
              <w:spacing w:before="60" w:after="60"/>
              <w:rPr>
                <w:rFonts w:cs="Arial"/>
                <w:szCs w:val="20"/>
              </w:rPr>
            </w:pPr>
            <w:r w:rsidRPr="003B6093">
              <w:rPr>
                <w:rFonts w:cs="Arial"/>
                <w:szCs w:val="20"/>
              </w:rPr>
              <w:t>AIM</w:t>
            </w:r>
            <w:r w:rsidR="00500A20">
              <w:rPr>
                <w:rFonts w:cs="Arial"/>
                <w:szCs w:val="20"/>
              </w:rPr>
              <w:t xml:space="preserve"> library</w:t>
            </w:r>
            <w:r w:rsidRPr="003B6093">
              <w:rPr>
                <w:rFonts w:cs="Arial"/>
                <w:szCs w:val="20"/>
              </w:rPr>
              <w:t xml:space="preserve"> </w:t>
            </w:r>
            <w:r w:rsidR="00D858E3" w:rsidRPr="003B6093">
              <w:rPr>
                <w:rFonts w:cs="Arial"/>
                <w:szCs w:val="20"/>
              </w:rPr>
              <w:t>4.</w:t>
            </w:r>
            <w:r w:rsidR="00500A20">
              <w:rPr>
                <w:rFonts w:cs="Arial"/>
                <w:szCs w:val="20"/>
              </w:rPr>
              <w:t>1</w:t>
            </w:r>
            <w:r w:rsidR="00D858E3" w:rsidRPr="003B6093">
              <w:rPr>
                <w:rFonts w:cs="Arial"/>
                <w:szCs w:val="20"/>
              </w:rPr>
              <w:t xml:space="preserve"> </w:t>
            </w:r>
            <w:r w:rsidRPr="003B6093">
              <w:rPr>
                <w:rFonts w:cs="Arial"/>
                <w:szCs w:val="20"/>
              </w:rPr>
              <w:t xml:space="preserve">with </w:t>
            </w:r>
            <w:proofErr w:type="spellStart"/>
            <w:r w:rsidRPr="003B6093">
              <w:rPr>
                <w:rFonts w:cs="Arial"/>
                <w:szCs w:val="20"/>
              </w:rPr>
              <w:t>CMake</w:t>
            </w:r>
            <w:proofErr w:type="spellEnd"/>
            <w:r w:rsidRPr="003B6093">
              <w:rPr>
                <w:rFonts w:cs="Arial"/>
                <w:szCs w:val="20"/>
              </w:rPr>
              <w:t xml:space="preserve"> </w:t>
            </w:r>
          </w:p>
        </w:tc>
        <w:tc>
          <w:tcPr>
            <w:tcW w:w="4788" w:type="dxa"/>
          </w:tcPr>
          <w:p w:rsidR="002C315A" w:rsidRPr="003B6093" w:rsidRDefault="00500A20" w:rsidP="000F2F12">
            <w:pPr>
              <w:spacing w:before="60" w:after="60"/>
              <w:rPr>
                <w:rFonts w:cs="Arial"/>
                <w:szCs w:val="20"/>
              </w:rPr>
            </w:pPr>
            <w:r>
              <w:rPr>
                <w:rFonts w:cs="Arial"/>
                <w:szCs w:val="20"/>
              </w:rPr>
              <w:t>Delivered an alpha version for QA</w:t>
            </w:r>
          </w:p>
        </w:tc>
      </w:tr>
      <w:tr w:rsidR="00246DAD" w:rsidRPr="003B6093">
        <w:trPr>
          <w:cantSplit/>
        </w:trPr>
        <w:tc>
          <w:tcPr>
            <w:tcW w:w="4788" w:type="dxa"/>
          </w:tcPr>
          <w:p w:rsidR="00246DAD" w:rsidRPr="003B6093" w:rsidRDefault="00246DAD" w:rsidP="00BB7BE7">
            <w:pPr>
              <w:spacing w:before="60" w:after="60"/>
              <w:rPr>
                <w:rFonts w:cs="Arial"/>
                <w:szCs w:val="20"/>
              </w:rPr>
            </w:pPr>
            <w:r w:rsidRPr="003B6093">
              <w:rPr>
                <w:rFonts w:cs="Arial"/>
                <w:szCs w:val="20"/>
              </w:rPr>
              <w:t xml:space="preserve">AIM 4.0 workstation </w:t>
            </w:r>
          </w:p>
        </w:tc>
        <w:tc>
          <w:tcPr>
            <w:tcW w:w="4788" w:type="dxa"/>
          </w:tcPr>
          <w:p w:rsidR="00246DAD" w:rsidRPr="003B6093" w:rsidRDefault="00567CE8" w:rsidP="00BB7BE7">
            <w:pPr>
              <w:spacing w:before="60" w:after="60"/>
              <w:rPr>
                <w:rFonts w:cs="Arial"/>
                <w:szCs w:val="20"/>
              </w:rPr>
            </w:pPr>
            <w:r>
              <w:rPr>
                <w:rFonts w:cs="Arial"/>
                <w:szCs w:val="20"/>
              </w:rPr>
              <w:t>Wait</w:t>
            </w:r>
            <w:r w:rsidR="006C792D">
              <w:rPr>
                <w:rFonts w:cs="Arial"/>
                <w:szCs w:val="20"/>
              </w:rPr>
              <w:t>ing</w:t>
            </w:r>
            <w:r>
              <w:rPr>
                <w:rFonts w:cs="Arial"/>
                <w:szCs w:val="20"/>
              </w:rPr>
              <w:t xml:space="preserve"> for public release approval</w:t>
            </w:r>
            <w:r w:rsidR="00246DAD" w:rsidRPr="003B6093">
              <w:rPr>
                <w:rFonts w:cs="Arial"/>
                <w:szCs w:val="20"/>
              </w:rPr>
              <w:t xml:space="preserve"> </w:t>
            </w:r>
          </w:p>
        </w:tc>
      </w:tr>
      <w:tr w:rsidR="00EE1C01" w:rsidRPr="003B6093">
        <w:trPr>
          <w:cantSplit/>
        </w:trPr>
        <w:tc>
          <w:tcPr>
            <w:tcW w:w="4788" w:type="dxa"/>
          </w:tcPr>
          <w:p w:rsidR="00EE1C01" w:rsidRPr="003B6093" w:rsidRDefault="00EE1C01" w:rsidP="00246DAD">
            <w:pPr>
              <w:spacing w:before="60" w:after="60"/>
              <w:rPr>
                <w:rFonts w:cs="Arial"/>
                <w:szCs w:val="20"/>
              </w:rPr>
            </w:pPr>
            <w:r w:rsidRPr="003B6093">
              <w:rPr>
                <w:rFonts w:cs="Arial"/>
                <w:szCs w:val="20"/>
              </w:rPr>
              <w:t>AIM 4.</w:t>
            </w:r>
            <w:r w:rsidR="00246DAD">
              <w:rPr>
                <w:rFonts w:cs="Arial"/>
                <w:szCs w:val="20"/>
              </w:rPr>
              <w:t>1</w:t>
            </w:r>
            <w:r w:rsidRPr="003B6093">
              <w:rPr>
                <w:rFonts w:cs="Arial"/>
                <w:szCs w:val="20"/>
              </w:rPr>
              <w:t xml:space="preserve"> workstation </w:t>
            </w:r>
          </w:p>
        </w:tc>
        <w:tc>
          <w:tcPr>
            <w:tcW w:w="4788" w:type="dxa"/>
          </w:tcPr>
          <w:p w:rsidR="00EE1C01" w:rsidRPr="003B6093" w:rsidRDefault="008F26B1" w:rsidP="00246DAD">
            <w:pPr>
              <w:spacing w:before="60" w:after="60"/>
              <w:rPr>
                <w:rFonts w:cs="Arial"/>
                <w:szCs w:val="20"/>
              </w:rPr>
            </w:pPr>
            <w:r>
              <w:rPr>
                <w:rFonts w:cs="Arial"/>
                <w:szCs w:val="20"/>
              </w:rPr>
              <w:t xml:space="preserve">Delivered </w:t>
            </w:r>
            <w:r w:rsidR="00186B6D">
              <w:rPr>
                <w:rFonts w:cs="Arial"/>
                <w:szCs w:val="20"/>
              </w:rPr>
              <w:t>a</w:t>
            </w:r>
            <w:r w:rsidR="00246DAD">
              <w:rPr>
                <w:rFonts w:cs="Arial"/>
                <w:szCs w:val="20"/>
              </w:rPr>
              <w:t>n alpha</w:t>
            </w:r>
            <w:r>
              <w:rPr>
                <w:rFonts w:cs="Arial"/>
                <w:szCs w:val="20"/>
              </w:rPr>
              <w:t xml:space="preserve"> version for QA</w:t>
            </w:r>
            <w:r w:rsidR="00EE1C01" w:rsidRPr="003B6093">
              <w:rPr>
                <w:rFonts w:cs="Arial"/>
                <w:szCs w:val="20"/>
              </w:rPr>
              <w:t xml:space="preserve"> </w:t>
            </w:r>
          </w:p>
        </w:tc>
      </w:tr>
    </w:tbl>
    <w:p w:rsidR="001E0F53" w:rsidRPr="00363D1B" w:rsidRDefault="001E0F53" w:rsidP="003B6093">
      <w:pPr>
        <w:pStyle w:val="Heading2"/>
      </w:pPr>
      <w:bookmarkStart w:id="33" w:name="_Toc352426619"/>
      <w:bookmarkStart w:id="34" w:name="_Toc365560652"/>
      <w:r>
        <w:t>Travel</w:t>
      </w:r>
      <w:r w:rsidRPr="00363D1B">
        <w:t xml:space="preserve"> Planned for Next Month</w:t>
      </w:r>
      <w:bookmarkEnd w:id="33"/>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FE0B33">
        <w:trPr>
          <w:cantSplit/>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35" w:name="_Toc352426620"/>
      <w:bookmarkStart w:id="36" w:name="_Toc365560653"/>
      <w:r w:rsidRPr="000F4B01">
        <w:t>Issue Man</w:t>
      </w:r>
      <w:r w:rsidR="00F91BC8" w:rsidRPr="000F4B01">
        <w:t>a</w:t>
      </w:r>
      <w:r w:rsidRPr="000F4B01">
        <w:t>gement</w:t>
      </w:r>
      <w:bookmarkEnd w:id="35"/>
      <w:bookmarkEnd w:id="36"/>
    </w:p>
    <w:p w:rsidR="00635A55" w:rsidRDefault="003B6048" w:rsidP="003B6093">
      <w:r>
        <w:t>No issues at this time.</w:t>
      </w:r>
      <w:bookmarkStart w:id="37" w:name="_Toc352426621"/>
    </w:p>
    <w:p w:rsidR="009F68A6" w:rsidRPr="00CB32B7" w:rsidRDefault="009F68A6" w:rsidP="003B6093">
      <w:pPr>
        <w:pStyle w:val="Heading1"/>
      </w:pPr>
      <w:bookmarkStart w:id="38" w:name="_Toc365560654"/>
      <w:r w:rsidRPr="00CB32B7">
        <w:t>Risk Management</w:t>
      </w:r>
      <w:bookmarkEnd w:id="37"/>
      <w:bookmarkEnd w:id="38"/>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FE0B33">
        <w:trPr>
          <w:cantSplit/>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r w:rsidR="00A30BDF">
              <w:rPr>
                <w:rFonts w:ascii="Helvetica" w:hAnsi="Helvetica"/>
                <w:szCs w:val="20"/>
              </w:rPr>
              <w:t>.</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F151D6" w:rsidP="00D94F7E">
            <w:pPr>
              <w:spacing w:before="60" w:after="60"/>
              <w:rPr>
                <w:rFonts w:ascii="Helvetica" w:hAnsi="Helvetica"/>
                <w:szCs w:val="20"/>
              </w:rPr>
            </w:pPr>
            <w:r>
              <w:rPr>
                <w:rFonts w:ascii="Helvetica" w:hAnsi="Helvetica"/>
                <w:szCs w:val="20"/>
              </w:rPr>
              <w:t>Open</w:t>
            </w:r>
          </w:p>
        </w:tc>
      </w:tr>
    </w:tbl>
    <w:p w:rsidR="00B22E73" w:rsidRPr="00363D1B" w:rsidRDefault="00B22E73" w:rsidP="003B6093">
      <w:pPr>
        <w:pStyle w:val="Heading1"/>
      </w:pPr>
      <w:bookmarkStart w:id="39" w:name="_Toc352426622"/>
      <w:bookmarkStart w:id="40" w:name="_Toc365560655"/>
      <w:r w:rsidRPr="00363D1B">
        <w:t>External Dependencies</w:t>
      </w:r>
      <w:bookmarkEnd w:id="39"/>
      <w:bookmarkEnd w:id="4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B22E73" w:rsidRPr="001D5ADD" w:rsidTr="00FE0B33">
        <w:trPr>
          <w:cantSplit/>
          <w:tblHeader/>
        </w:trPr>
        <w:tc>
          <w:tcPr>
            <w:tcW w:w="2394" w:type="dxa"/>
          </w:tcPr>
          <w:p w:rsidR="00B22E73" w:rsidRPr="001D5ADD" w:rsidRDefault="00B22E73" w:rsidP="00D94F7E">
            <w:pPr>
              <w:spacing w:before="60" w:after="60"/>
              <w:jc w:val="center"/>
              <w:rPr>
                <w:rFonts w:ascii="Helvetica" w:hAnsi="Helvetica"/>
                <w:b/>
                <w:szCs w:val="20"/>
              </w:rPr>
            </w:pPr>
            <w:bookmarkStart w:id="41" w:name="_GoBack" w:colFirst="0" w:colLast="4"/>
            <w:r w:rsidRPr="001D5ADD">
              <w:rPr>
                <w:rFonts w:ascii="Helvetica" w:hAnsi="Helvetica"/>
                <w:b/>
                <w:szCs w:val="20"/>
              </w:rPr>
              <w:t>Dependency</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Date</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Comments</w:t>
            </w:r>
          </w:p>
        </w:tc>
      </w:tr>
      <w:tr w:rsidR="00B22E73" w:rsidRPr="001D5ADD">
        <w:trPr>
          <w:cantSplit/>
        </w:trPr>
        <w:tc>
          <w:tcPr>
            <w:tcW w:w="2394" w:type="dxa"/>
          </w:tcPr>
          <w:p w:rsidR="00B22E73" w:rsidRPr="001D5ADD" w:rsidRDefault="00B07D8C" w:rsidP="00D94F7E">
            <w:pPr>
              <w:spacing w:before="60" w:after="60"/>
              <w:rPr>
                <w:rFonts w:ascii="Helvetica" w:hAnsi="Helvetica"/>
                <w:szCs w:val="20"/>
              </w:rPr>
            </w:pPr>
            <w:r>
              <w:rPr>
                <w:rFonts w:ascii="Helvetica" w:hAnsi="Helvetica"/>
                <w:szCs w:val="20"/>
              </w:rPr>
              <w:t>NBIA</w:t>
            </w:r>
          </w:p>
        </w:tc>
        <w:tc>
          <w:tcPr>
            <w:tcW w:w="2394" w:type="dxa"/>
          </w:tcPr>
          <w:p w:rsidR="00B22E73" w:rsidRPr="001D5ADD" w:rsidRDefault="00A30BDF" w:rsidP="00A30BDF">
            <w:pPr>
              <w:spacing w:before="60" w:after="60"/>
              <w:rPr>
                <w:rFonts w:ascii="Helvetica" w:hAnsi="Helvetica"/>
                <w:szCs w:val="20"/>
              </w:rPr>
            </w:pPr>
            <w:r>
              <w:rPr>
                <w:rFonts w:ascii="Helvetica" w:hAnsi="Helvetica"/>
                <w:szCs w:val="20"/>
              </w:rPr>
              <w:t>Current</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Waiting</w:t>
            </w:r>
          </w:p>
        </w:tc>
        <w:tc>
          <w:tcPr>
            <w:tcW w:w="2394" w:type="dxa"/>
          </w:tcPr>
          <w:p w:rsidR="00B22E73" w:rsidRPr="001D5ADD" w:rsidRDefault="00B07D8C" w:rsidP="00B07D8C">
            <w:pPr>
              <w:spacing w:before="60" w:after="60"/>
              <w:rPr>
                <w:rFonts w:ascii="Helvetica" w:hAnsi="Helvetica"/>
                <w:szCs w:val="20"/>
              </w:rPr>
            </w:pPr>
            <w:r>
              <w:rPr>
                <w:rFonts w:ascii="Helvetica" w:hAnsi="Helvetica"/>
                <w:szCs w:val="20"/>
              </w:rPr>
              <w:t>We are waiting for NBIA in orde</w:t>
            </w:r>
            <w:r w:rsidR="00C86C0F">
              <w:rPr>
                <w:rFonts w:ascii="Helvetica" w:hAnsi="Helvetica"/>
                <w:szCs w:val="20"/>
              </w:rPr>
              <w:t xml:space="preserve">r to test </w:t>
            </w:r>
            <w:proofErr w:type="spellStart"/>
            <w:r w:rsidR="00C86C0F">
              <w:rPr>
                <w:rFonts w:ascii="Helvetica" w:hAnsi="Helvetica"/>
                <w:szCs w:val="20"/>
              </w:rPr>
              <w:t>caGRID</w:t>
            </w:r>
            <w:proofErr w:type="spellEnd"/>
            <w:r w:rsidR="00C86C0F">
              <w:rPr>
                <w:rFonts w:ascii="Helvetica" w:hAnsi="Helvetica"/>
                <w:szCs w:val="20"/>
              </w:rPr>
              <w:t xml:space="preserve"> authentication in C#.</w:t>
            </w:r>
          </w:p>
        </w:tc>
      </w:tr>
    </w:tbl>
    <w:p w:rsidR="00363D1B" w:rsidRDefault="00363D1B" w:rsidP="003B6093">
      <w:pPr>
        <w:pStyle w:val="Heading1"/>
      </w:pPr>
      <w:bookmarkStart w:id="42" w:name="_Toc352426623"/>
      <w:bookmarkStart w:id="43" w:name="_Toc365560656"/>
      <w:bookmarkEnd w:id="41"/>
      <w:r w:rsidRPr="00CB32B7">
        <w:t>Status of Deliverables</w:t>
      </w:r>
      <w:bookmarkEnd w:id="42"/>
      <w:bookmarkEnd w:id="43"/>
    </w:p>
    <w:p w:rsidR="007C7D71" w:rsidRPr="003B6093" w:rsidRDefault="00B3286A" w:rsidP="00233CDF">
      <w:r>
        <w:t>See MS Project</w:t>
      </w:r>
      <w:r w:rsidR="007B333C">
        <w:t>.</w:t>
      </w:r>
    </w:p>
    <w:sectPr w:rsidR="007C7D71" w:rsidRPr="003B6093" w:rsidSect="00251FF4">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0C3B" w:rsidRDefault="00030C3B" w:rsidP="000D081A">
      <w:r>
        <w:separator/>
      </w:r>
    </w:p>
  </w:endnote>
  <w:endnote w:type="continuationSeparator" w:id="0">
    <w:p w:rsidR="00030C3B" w:rsidRDefault="00030C3B"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85415D" w:rsidRDefault="00AF0A45">
        <w:pPr>
          <w:pStyle w:val="Footer"/>
          <w:jc w:val="center"/>
        </w:pPr>
        <w:r>
          <w:fldChar w:fldCharType="begin"/>
        </w:r>
        <w:r>
          <w:instrText xml:space="preserve"> PAGE   \* MERGEFORMAT </w:instrText>
        </w:r>
        <w:r>
          <w:fldChar w:fldCharType="separate"/>
        </w:r>
        <w:r w:rsidR="00FE7343">
          <w:rPr>
            <w:noProof/>
          </w:rPr>
          <w:t>14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15D" w:rsidRDefault="008541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85415D" w:rsidRDefault="00AF0A45">
        <w:pPr>
          <w:pStyle w:val="Footer"/>
          <w:jc w:val="center"/>
        </w:pPr>
        <w:r>
          <w:fldChar w:fldCharType="begin"/>
        </w:r>
        <w:r>
          <w:instrText xml:space="preserve"> PAGE   \* MERGEFORMAT </w:instrText>
        </w:r>
        <w:r>
          <w:fldChar w:fldCharType="separate"/>
        </w:r>
        <w:r w:rsidR="00FE7343">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85415D" w:rsidRDefault="00AF0A45">
        <w:pPr>
          <w:pStyle w:val="Footer"/>
          <w:jc w:val="center"/>
        </w:pPr>
        <w:r>
          <w:fldChar w:fldCharType="begin"/>
        </w:r>
        <w:r>
          <w:instrText xml:space="preserve"> PAGE   \* MERGEFORMAT </w:instrText>
        </w:r>
        <w:r>
          <w:fldChar w:fldCharType="separate"/>
        </w:r>
        <w:r w:rsidR="00FE7343">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0C3B" w:rsidRDefault="00030C3B" w:rsidP="000D081A">
      <w:r>
        <w:separator/>
      </w:r>
    </w:p>
  </w:footnote>
  <w:footnote w:type="continuationSeparator" w:id="0">
    <w:p w:rsidR="00030C3B" w:rsidRDefault="00030C3B"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15D" w:rsidRPr="00AE7077" w:rsidRDefault="0085415D"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September</w:t>
    </w:r>
    <w:r w:rsidRPr="00AE7077">
      <w:rPr>
        <w:rFonts w:ascii="Helvetica" w:hAnsi="Helvetica"/>
      </w:rPr>
      <w:t xml:space="preserve">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601BA"/>
    <w:multiLevelType w:val="hybridMultilevel"/>
    <w:tmpl w:val="E2AEC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FF6687"/>
    <w:multiLevelType w:val="hybridMultilevel"/>
    <w:tmpl w:val="426A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C2402"/>
    <w:multiLevelType w:val="hybridMultilevel"/>
    <w:tmpl w:val="38D0D11A"/>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11005C10"/>
    <w:multiLevelType w:val="hybridMultilevel"/>
    <w:tmpl w:val="5A66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1966DE"/>
    <w:multiLevelType w:val="hybridMultilevel"/>
    <w:tmpl w:val="65EC7E2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35F2E2AE">
      <w:numFmt w:val="bullet"/>
      <w:lvlText w:val="•"/>
      <w:lvlJc w:val="left"/>
      <w:pPr>
        <w:ind w:left="2218" w:hanging="360"/>
      </w:pPr>
      <w:rPr>
        <w:rFonts w:ascii="Arial" w:eastAsia="Calibri" w:hAnsi="Arial" w:cs="Arial"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23E37F39"/>
    <w:multiLevelType w:val="hybridMultilevel"/>
    <w:tmpl w:val="F40E6A02"/>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nsid w:val="248F2B35"/>
    <w:multiLevelType w:val="hybridMultilevel"/>
    <w:tmpl w:val="15E2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6C7525"/>
    <w:multiLevelType w:val="hybridMultilevel"/>
    <w:tmpl w:val="D99A684A"/>
    <w:lvl w:ilvl="0" w:tplc="04090001">
      <w:start w:val="1"/>
      <w:numFmt w:val="bullet"/>
      <w:lvlText w:val=""/>
      <w:lvlJc w:val="left"/>
      <w:pPr>
        <w:ind w:left="720" w:hanging="360"/>
      </w:pPr>
      <w:rPr>
        <w:rFonts w:ascii="Symbol" w:hAnsi="Symbo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E96BC3"/>
    <w:multiLevelType w:val="multilevel"/>
    <w:tmpl w:val="C2FA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21D31C5"/>
    <w:multiLevelType w:val="hybridMultilevel"/>
    <w:tmpl w:val="3E92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3D4982"/>
    <w:multiLevelType w:val="multilevel"/>
    <w:tmpl w:val="66D4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67C68E6"/>
    <w:multiLevelType w:val="hybridMultilevel"/>
    <w:tmpl w:val="00F87AC2"/>
    <w:lvl w:ilvl="0" w:tplc="CA9E8A6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131F7C"/>
    <w:multiLevelType w:val="hybridMultilevel"/>
    <w:tmpl w:val="0CE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030A8"/>
    <w:multiLevelType w:val="hybridMultilevel"/>
    <w:tmpl w:val="C61E1B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B162A0"/>
    <w:multiLevelType w:val="hybridMultilevel"/>
    <w:tmpl w:val="ECD6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832D4C"/>
    <w:multiLevelType w:val="multilevel"/>
    <w:tmpl w:val="DF2A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4C964AB6"/>
    <w:multiLevelType w:val="hybridMultilevel"/>
    <w:tmpl w:val="C1009C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9">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D0E4BB9"/>
    <w:multiLevelType w:val="hybridMultilevel"/>
    <w:tmpl w:val="8FD44A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1882594"/>
    <w:multiLevelType w:val="hybridMultilevel"/>
    <w:tmpl w:val="552033E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8590A3F"/>
    <w:multiLevelType w:val="multilevel"/>
    <w:tmpl w:val="723C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59B94675"/>
    <w:multiLevelType w:val="hybridMultilevel"/>
    <w:tmpl w:val="63A6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69425F"/>
    <w:multiLevelType w:val="hybridMultilevel"/>
    <w:tmpl w:val="F31E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582252"/>
    <w:multiLevelType w:val="hybridMultilevel"/>
    <w:tmpl w:val="A9FC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3A57C9"/>
    <w:multiLevelType w:val="hybridMultilevel"/>
    <w:tmpl w:val="FE9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B8591E"/>
    <w:multiLevelType w:val="hybridMultilevel"/>
    <w:tmpl w:val="41B0739A"/>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3">
      <w:start w:val="1"/>
      <w:numFmt w:val="bullet"/>
      <w:lvlText w:val="o"/>
      <w:lvlJc w:val="left"/>
      <w:pPr>
        <w:ind w:left="2592" w:hanging="360"/>
      </w:pPr>
      <w:rPr>
        <w:rFonts w:ascii="Courier New" w:hAnsi="Courier New" w:cs="Courier New"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0">
    <w:nsid w:val="69AD71A6"/>
    <w:multiLevelType w:val="hybridMultilevel"/>
    <w:tmpl w:val="27589F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827ED0"/>
    <w:multiLevelType w:val="hybridMultilevel"/>
    <w:tmpl w:val="77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F931AA"/>
    <w:multiLevelType w:val="hybridMultilevel"/>
    <w:tmpl w:val="FE465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66082C"/>
    <w:multiLevelType w:val="hybridMultilevel"/>
    <w:tmpl w:val="71E4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EA40E0"/>
    <w:multiLevelType w:val="hybridMultilevel"/>
    <w:tmpl w:val="2BD4D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nsid w:val="7D0E5D6E"/>
    <w:multiLevelType w:val="hybridMultilevel"/>
    <w:tmpl w:val="3EC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A66154"/>
    <w:multiLevelType w:val="hybridMultilevel"/>
    <w:tmpl w:val="D7462E6C"/>
    <w:lvl w:ilvl="0" w:tplc="04090019">
      <w:start w:val="1"/>
      <w:numFmt w:val="lowerLetter"/>
      <w:lvlText w:val="%1."/>
      <w:lvlJc w:val="left"/>
      <w:pPr>
        <w:ind w:left="1080" w:hanging="360"/>
      </w:pPr>
    </w:lvl>
    <w:lvl w:ilvl="1" w:tplc="4CB08938">
      <w:start w:val="1"/>
      <w:numFmt w:val="lowerLetter"/>
      <w:lvlText w:val="%2."/>
      <w:lvlJc w:val="left"/>
      <w:pPr>
        <w:ind w:left="1800" w:hanging="360"/>
      </w:pPr>
      <w:rPr>
        <w:rFonts w:ascii="Arial" w:hAnsi="Arial" w:cs="Arial" w:hint="default"/>
        <w:sz w:val="20"/>
        <w:szCs w:val="2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FFE7BF8"/>
    <w:multiLevelType w:val="hybridMultilevel"/>
    <w:tmpl w:val="5AB2B42E"/>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abstractNumId w:val="5"/>
  </w:num>
  <w:num w:numId="2">
    <w:abstractNumId w:val="26"/>
  </w:num>
  <w:num w:numId="3">
    <w:abstractNumId w:val="2"/>
  </w:num>
  <w:num w:numId="4">
    <w:abstractNumId w:val="17"/>
  </w:num>
  <w:num w:numId="5">
    <w:abstractNumId w:val="15"/>
  </w:num>
  <w:num w:numId="6">
    <w:abstractNumId w:val="22"/>
  </w:num>
  <w:num w:numId="7">
    <w:abstractNumId w:val="35"/>
  </w:num>
  <w:num w:numId="8">
    <w:abstractNumId w:val="8"/>
  </w:num>
  <w:num w:numId="9">
    <w:abstractNumId w:val="30"/>
  </w:num>
  <w:num w:numId="10">
    <w:abstractNumId w:val="31"/>
  </w:num>
  <w:num w:numId="11">
    <w:abstractNumId w:val="3"/>
  </w:num>
  <w:num w:numId="12">
    <w:abstractNumId w:val="29"/>
  </w:num>
  <w:num w:numId="13">
    <w:abstractNumId w:val="33"/>
  </w:num>
  <w:num w:numId="14">
    <w:abstractNumId w:val="39"/>
  </w:num>
  <w:num w:numId="15">
    <w:abstractNumId w:val="24"/>
  </w:num>
  <w:num w:numId="16">
    <w:abstractNumId w:val="19"/>
  </w:num>
  <w:num w:numId="17">
    <w:abstractNumId w:val="12"/>
  </w:num>
  <w:num w:numId="18">
    <w:abstractNumId w:val="7"/>
  </w:num>
  <w:num w:numId="19">
    <w:abstractNumId w:val="23"/>
  </w:num>
  <w:num w:numId="20">
    <w:abstractNumId w:val="10"/>
  </w:num>
  <w:num w:numId="21">
    <w:abstractNumId w:val="32"/>
  </w:num>
  <w:num w:numId="22">
    <w:abstractNumId w:val="1"/>
  </w:num>
  <w:num w:numId="23">
    <w:abstractNumId w:val="25"/>
  </w:num>
  <w:num w:numId="24">
    <w:abstractNumId w:val="6"/>
  </w:num>
  <w:num w:numId="25">
    <w:abstractNumId w:val="13"/>
  </w:num>
  <w:num w:numId="26">
    <w:abstractNumId w:val="34"/>
  </w:num>
  <w:num w:numId="27">
    <w:abstractNumId w:val="16"/>
  </w:num>
  <w:num w:numId="28">
    <w:abstractNumId w:val="20"/>
  </w:num>
  <w:num w:numId="29">
    <w:abstractNumId w:val="18"/>
  </w:num>
  <w:num w:numId="30">
    <w:abstractNumId w:val="36"/>
  </w:num>
  <w:num w:numId="31">
    <w:abstractNumId w:val="28"/>
  </w:num>
  <w:num w:numId="32">
    <w:abstractNumId w:val="21"/>
  </w:num>
  <w:num w:numId="33">
    <w:abstractNumId w:val="4"/>
  </w:num>
  <w:num w:numId="34">
    <w:abstractNumId w:val="14"/>
  </w:num>
  <w:num w:numId="35">
    <w:abstractNumId w:val="27"/>
  </w:num>
  <w:num w:numId="36">
    <w:abstractNumId w:val="38"/>
  </w:num>
  <w:num w:numId="37">
    <w:abstractNumId w:val="0"/>
  </w:num>
  <w:num w:numId="38">
    <w:abstractNumId w:val="9"/>
  </w:num>
  <w:num w:numId="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12490"/>
    <w:rsid w:val="00012629"/>
    <w:rsid w:val="0001467F"/>
    <w:rsid w:val="000146B7"/>
    <w:rsid w:val="00016925"/>
    <w:rsid w:val="000172F8"/>
    <w:rsid w:val="00022377"/>
    <w:rsid w:val="00023116"/>
    <w:rsid w:val="00024C01"/>
    <w:rsid w:val="000305F6"/>
    <w:rsid w:val="00030608"/>
    <w:rsid w:val="00030C3B"/>
    <w:rsid w:val="00033E6A"/>
    <w:rsid w:val="00034C28"/>
    <w:rsid w:val="00034C6F"/>
    <w:rsid w:val="00035344"/>
    <w:rsid w:val="00044212"/>
    <w:rsid w:val="00046A0A"/>
    <w:rsid w:val="0005183B"/>
    <w:rsid w:val="000550F7"/>
    <w:rsid w:val="00056126"/>
    <w:rsid w:val="00056C35"/>
    <w:rsid w:val="00065D94"/>
    <w:rsid w:val="00066D09"/>
    <w:rsid w:val="000676AA"/>
    <w:rsid w:val="000716E8"/>
    <w:rsid w:val="00071A42"/>
    <w:rsid w:val="00072853"/>
    <w:rsid w:val="00072A55"/>
    <w:rsid w:val="00073CF9"/>
    <w:rsid w:val="00076374"/>
    <w:rsid w:val="00077B2D"/>
    <w:rsid w:val="0008318C"/>
    <w:rsid w:val="000835DD"/>
    <w:rsid w:val="00084BDF"/>
    <w:rsid w:val="000904AD"/>
    <w:rsid w:val="00090FB3"/>
    <w:rsid w:val="000A2752"/>
    <w:rsid w:val="000A4190"/>
    <w:rsid w:val="000A46A5"/>
    <w:rsid w:val="000A4E7E"/>
    <w:rsid w:val="000A7ECF"/>
    <w:rsid w:val="000B0F15"/>
    <w:rsid w:val="000B2966"/>
    <w:rsid w:val="000B43B0"/>
    <w:rsid w:val="000B5B8E"/>
    <w:rsid w:val="000B7698"/>
    <w:rsid w:val="000C1FE5"/>
    <w:rsid w:val="000C4698"/>
    <w:rsid w:val="000C4CC8"/>
    <w:rsid w:val="000C72DB"/>
    <w:rsid w:val="000D081A"/>
    <w:rsid w:val="000D17C9"/>
    <w:rsid w:val="000D6110"/>
    <w:rsid w:val="000E4246"/>
    <w:rsid w:val="000E438B"/>
    <w:rsid w:val="000E44F9"/>
    <w:rsid w:val="000E46C0"/>
    <w:rsid w:val="000E5C6A"/>
    <w:rsid w:val="000E646E"/>
    <w:rsid w:val="000F12C8"/>
    <w:rsid w:val="000F2F12"/>
    <w:rsid w:val="000F4188"/>
    <w:rsid w:val="000F4B01"/>
    <w:rsid w:val="000F5A42"/>
    <w:rsid w:val="000F6592"/>
    <w:rsid w:val="000F7717"/>
    <w:rsid w:val="00100966"/>
    <w:rsid w:val="0010142F"/>
    <w:rsid w:val="001037D0"/>
    <w:rsid w:val="00115404"/>
    <w:rsid w:val="00115B12"/>
    <w:rsid w:val="001169C6"/>
    <w:rsid w:val="00116D5D"/>
    <w:rsid w:val="001177B0"/>
    <w:rsid w:val="001214F2"/>
    <w:rsid w:val="00121A59"/>
    <w:rsid w:val="00125482"/>
    <w:rsid w:val="001322CE"/>
    <w:rsid w:val="00132B48"/>
    <w:rsid w:val="00133639"/>
    <w:rsid w:val="00133F3C"/>
    <w:rsid w:val="001350E9"/>
    <w:rsid w:val="00135390"/>
    <w:rsid w:val="00135CAE"/>
    <w:rsid w:val="00141E8E"/>
    <w:rsid w:val="001444E0"/>
    <w:rsid w:val="00145481"/>
    <w:rsid w:val="001478C1"/>
    <w:rsid w:val="00147AF0"/>
    <w:rsid w:val="00151663"/>
    <w:rsid w:val="00152439"/>
    <w:rsid w:val="00152851"/>
    <w:rsid w:val="00152EF3"/>
    <w:rsid w:val="0015614A"/>
    <w:rsid w:val="00163330"/>
    <w:rsid w:val="001633EC"/>
    <w:rsid w:val="0016479A"/>
    <w:rsid w:val="00164D8F"/>
    <w:rsid w:val="00165748"/>
    <w:rsid w:val="001710DB"/>
    <w:rsid w:val="00171A42"/>
    <w:rsid w:val="00171FDF"/>
    <w:rsid w:val="00172AC0"/>
    <w:rsid w:val="0017605D"/>
    <w:rsid w:val="0018023E"/>
    <w:rsid w:val="001808C7"/>
    <w:rsid w:val="00182A6F"/>
    <w:rsid w:val="001836C4"/>
    <w:rsid w:val="00184D4F"/>
    <w:rsid w:val="0018617D"/>
    <w:rsid w:val="00186851"/>
    <w:rsid w:val="00186B6D"/>
    <w:rsid w:val="001871ED"/>
    <w:rsid w:val="001872BF"/>
    <w:rsid w:val="00194EE1"/>
    <w:rsid w:val="001951CC"/>
    <w:rsid w:val="00196F8D"/>
    <w:rsid w:val="001A0C75"/>
    <w:rsid w:val="001A11CD"/>
    <w:rsid w:val="001A4057"/>
    <w:rsid w:val="001A5AA0"/>
    <w:rsid w:val="001A6E72"/>
    <w:rsid w:val="001B0151"/>
    <w:rsid w:val="001B1438"/>
    <w:rsid w:val="001B17AB"/>
    <w:rsid w:val="001B27E4"/>
    <w:rsid w:val="001B375C"/>
    <w:rsid w:val="001B3BC5"/>
    <w:rsid w:val="001B6A50"/>
    <w:rsid w:val="001B71C6"/>
    <w:rsid w:val="001B790B"/>
    <w:rsid w:val="001C21B8"/>
    <w:rsid w:val="001C48D9"/>
    <w:rsid w:val="001C73CE"/>
    <w:rsid w:val="001D056C"/>
    <w:rsid w:val="001D2ED9"/>
    <w:rsid w:val="001D5ADD"/>
    <w:rsid w:val="001D6ED3"/>
    <w:rsid w:val="001D71B5"/>
    <w:rsid w:val="001E0B36"/>
    <w:rsid w:val="001E0F1E"/>
    <w:rsid w:val="001E0F53"/>
    <w:rsid w:val="001E1B5C"/>
    <w:rsid w:val="001E376A"/>
    <w:rsid w:val="001E6274"/>
    <w:rsid w:val="001E64DC"/>
    <w:rsid w:val="001E7F3B"/>
    <w:rsid w:val="001F259E"/>
    <w:rsid w:val="001F3BE8"/>
    <w:rsid w:val="001F4CE0"/>
    <w:rsid w:val="001F524C"/>
    <w:rsid w:val="001F5DB1"/>
    <w:rsid w:val="001F6997"/>
    <w:rsid w:val="00202847"/>
    <w:rsid w:val="002042FE"/>
    <w:rsid w:val="00205A0E"/>
    <w:rsid w:val="002068C6"/>
    <w:rsid w:val="00206D8B"/>
    <w:rsid w:val="00207787"/>
    <w:rsid w:val="002077E5"/>
    <w:rsid w:val="0021218A"/>
    <w:rsid w:val="00215FD9"/>
    <w:rsid w:val="00217384"/>
    <w:rsid w:val="00221A2B"/>
    <w:rsid w:val="00223B71"/>
    <w:rsid w:val="00223D48"/>
    <w:rsid w:val="00231B08"/>
    <w:rsid w:val="00233CDF"/>
    <w:rsid w:val="00234C9B"/>
    <w:rsid w:val="00236DF6"/>
    <w:rsid w:val="002436A0"/>
    <w:rsid w:val="002444B5"/>
    <w:rsid w:val="00246DAD"/>
    <w:rsid w:val="002475AB"/>
    <w:rsid w:val="002515C4"/>
    <w:rsid w:val="00251FF4"/>
    <w:rsid w:val="0025255C"/>
    <w:rsid w:val="002529BC"/>
    <w:rsid w:val="00254CCA"/>
    <w:rsid w:val="00254EA8"/>
    <w:rsid w:val="002551C3"/>
    <w:rsid w:val="002561B6"/>
    <w:rsid w:val="00257411"/>
    <w:rsid w:val="00257E59"/>
    <w:rsid w:val="0026571A"/>
    <w:rsid w:val="00266AD2"/>
    <w:rsid w:val="00271D97"/>
    <w:rsid w:val="00273422"/>
    <w:rsid w:val="00282BDB"/>
    <w:rsid w:val="00283BA4"/>
    <w:rsid w:val="00283EC8"/>
    <w:rsid w:val="00284D70"/>
    <w:rsid w:val="00286223"/>
    <w:rsid w:val="00291CE2"/>
    <w:rsid w:val="002961EC"/>
    <w:rsid w:val="00296FEC"/>
    <w:rsid w:val="002A083D"/>
    <w:rsid w:val="002A109C"/>
    <w:rsid w:val="002A1ABD"/>
    <w:rsid w:val="002A28D1"/>
    <w:rsid w:val="002A2A7B"/>
    <w:rsid w:val="002A4C79"/>
    <w:rsid w:val="002A629D"/>
    <w:rsid w:val="002B0671"/>
    <w:rsid w:val="002B46CC"/>
    <w:rsid w:val="002B47FB"/>
    <w:rsid w:val="002B5AEF"/>
    <w:rsid w:val="002B5C41"/>
    <w:rsid w:val="002B5CB9"/>
    <w:rsid w:val="002B7303"/>
    <w:rsid w:val="002C05D1"/>
    <w:rsid w:val="002C0C02"/>
    <w:rsid w:val="002C315A"/>
    <w:rsid w:val="002C3CAD"/>
    <w:rsid w:val="002C7E31"/>
    <w:rsid w:val="002D0006"/>
    <w:rsid w:val="002D3864"/>
    <w:rsid w:val="002D5EB6"/>
    <w:rsid w:val="002D6C6A"/>
    <w:rsid w:val="002E008C"/>
    <w:rsid w:val="002E15F8"/>
    <w:rsid w:val="002E382A"/>
    <w:rsid w:val="002E3B94"/>
    <w:rsid w:val="002E62C3"/>
    <w:rsid w:val="002E6A3E"/>
    <w:rsid w:val="002E6D3A"/>
    <w:rsid w:val="002F2CCD"/>
    <w:rsid w:val="002F41CB"/>
    <w:rsid w:val="0030122C"/>
    <w:rsid w:val="003016F6"/>
    <w:rsid w:val="00301DE1"/>
    <w:rsid w:val="003041CE"/>
    <w:rsid w:val="0030524D"/>
    <w:rsid w:val="003078D6"/>
    <w:rsid w:val="00313076"/>
    <w:rsid w:val="0031318A"/>
    <w:rsid w:val="003134BC"/>
    <w:rsid w:val="003147BC"/>
    <w:rsid w:val="003153B5"/>
    <w:rsid w:val="00317828"/>
    <w:rsid w:val="003203C6"/>
    <w:rsid w:val="0032065C"/>
    <w:rsid w:val="003223FD"/>
    <w:rsid w:val="0032292C"/>
    <w:rsid w:val="003266D9"/>
    <w:rsid w:val="00326B94"/>
    <w:rsid w:val="00331169"/>
    <w:rsid w:val="00332597"/>
    <w:rsid w:val="00333FF2"/>
    <w:rsid w:val="0033496C"/>
    <w:rsid w:val="00334A4B"/>
    <w:rsid w:val="00336C36"/>
    <w:rsid w:val="0033746E"/>
    <w:rsid w:val="003376BB"/>
    <w:rsid w:val="003438DB"/>
    <w:rsid w:val="00343EE1"/>
    <w:rsid w:val="003440DE"/>
    <w:rsid w:val="00344DDA"/>
    <w:rsid w:val="00345E5D"/>
    <w:rsid w:val="00346B5D"/>
    <w:rsid w:val="003527E2"/>
    <w:rsid w:val="00352A06"/>
    <w:rsid w:val="00352C7B"/>
    <w:rsid w:val="003538F8"/>
    <w:rsid w:val="00353AEF"/>
    <w:rsid w:val="00361C49"/>
    <w:rsid w:val="00363272"/>
    <w:rsid w:val="00363D1B"/>
    <w:rsid w:val="00370D7C"/>
    <w:rsid w:val="00374DDB"/>
    <w:rsid w:val="003832DD"/>
    <w:rsid w:val="00384726"/>
    <w:rsid w:val="00384A89"/>
    <w:rsid w:val="00384E13"/>
    <w:rsid w:val="003871F8"/>
    <w:rsid w:val="0039031D"/>
    <w:rsid w:val="00391E75"/>
    <w:rsid w:val="00392119"/>
    <w:rsid w:val="00396B0E"/>
    <w:rsid w:val="0039793C"/>
    <w:rsid w:val="003A3952"/>
    <w:rsid w:val="003A4862"/>
    <w:rsid w:val="003A4F6D"/>
    <w:rsid w:val="003A537E"/>
    <w:rsid w:val="003A5C9E"/>
    <w:rsid w:val="003A6935"/>
    <w:rsid w:val="003A7B76"/>
    <w:rsid w:val="003B2710"/>
    <w:rsid w:val="003B2928"/>
    <w:rsid w:val="003B29D4"/>
    <w:rsid w:val="003B39FF"/>
    <w:rsid w:val="003B3EA7"/>
    <w:rsid w:val="003B45F1"/>
    <w:rsid w:val="003B5A6D"/>
    <w:rsid w:val="003B5E5B"/>
    <w:rsid w:val="003B5E67"/>
    <w:rsid w:val="003B6048"/>
    <w:rsid w:val="003B6093"/>
    <w:rsid w:val="003C06C1"/>
    <w:rsid w:val="003C16F7"/>
    <w:rsid w:val="003C445C"/>
    <w:rsid w:val="003C7947"/>
    <w:rsid w:val="003C7DFF"/>
    <w:rsid w:val="003C7ED0"/>
    <w:rsid w:val="003D44D8"/>
    <w:rsid w:val="003D63E2"/>
    <w:rsid w:val="003D64B8"/>
    <w:rsid w:val="003D7B89"/>
    <w:rsid w:val="003E01D2"/>
    <w:rsid w:val="003E1611"/>
    <w:rsid w:val="003E231F"/>
    <w:rsid w:val="003E3A60"/>
    <w:rsid w:val="003E471F"/>
    <w:rsid w:val="003E47A1"/>
    <w:rsid w:val="003E53E3"/>
    <w:rsid w:val="003E74A1"/>
    <w:rsid w:val="003F19F7"/>
    <w:rsid w:val="003F1D23"/>
    <w:rsid w:val="003F5AB5"/>
    <w:rsid w:val="00400D41"/>
    <w:rsid w:val="00404748"/>
    <w:rsid w:val="00407F79"/>
    <w:rsid w:val="00411BB5"/>
    <w:rsid w:val="00412CDF"/>
    <w:rsid w:val="00413712"/>
    <w:rsid w:val="004149C5"/>
    <w:rsid w:val="004151EE"/>
    <w:rsid w:val="00415C98"/>
    <w:rsid w:val="0041658E"/>
    <w:rsid w:val="00416DEB"/>
    <w:rsid w:val="004201C7"/>
    <w:rsid w:val="0042047A"/>
    <w:rsid w:val="00420C17"/>
    <w:rsid w:val="00420FCE"/>
    <w:rsid w:val="00422401"/>
    <w:rsid w:val="004229B1"/>
    <w:rsid w:val="0042381B"/>
    <w:rsid w:val="00425357"/>
    <w:rsid w:val="0042792D"/>
    <w:rsid w:val="00432EAB"/>
    <w:rsid w:val="00433050"/>
    <w:rsid w:val="0043305E"/>
    <w:rsid w:val="00436A98"/>
    <w:rsid w:val="00440709"/>
    <w:rsid w:val="00442B86"/>
    <w:rsid w:val="00446636"/>
    <w:rsid w:val="00447929"/>
    <w:rsid w:val="00447D9F"/>
    <w:rsid w:val="00452DB6"/>
    <w:rsid w:val="0045576F"/>
    <w:rsid w:val="00461A51"/>
    <w:rsid w:val="00463414"/>
    <w:rsid w:val="004652F1"/>
    <w:rsid w:val="004655A8"/>
    <w:rsid w:val="004700D5"/>
    <w:rsid w:val="00471153"/>
    <w:rsid w:val="00472FF0"/>
    <w:rsid w:val="00473CC3"/>
    <w:rsid w:val="00474391"/>
    <w:rsid w:val="004757AE"/>
    <w:rsid w:val="00475A65"/>
    <w:rsid w:val="0047653C"/>
    <w:rsid w:val="004777A9"/>
    <w:rsid w:val="0048103F"/>
    <w:rsid w:val="00483DD9"/>
    <w:rsid w:val="00487EA7"/>
    <w:rsid w:val="0049021A"/>
    <w:rsid w:val="00492088"/>
    <w:rsid w:val="00493E18"/>
    <w:rsid w:val="00495BE6"/>
    <w:rsid w:val="0049692D"/>
    <w:rsid w:val="004A0492"/>
    <w:rsid w:val="004A0825"/>
    <w:rsid w:val="004A0CE1"/>
    <w:rsid w:val="004A0F87"/>
    <w:rsid w:val="004A25B5"/>
    <w:rsid w:val="004A3D26"/>
    <w:rsid w:val="004A5D9A"/>
    <w:rsid w:val="004B1905"/>
    <w:rsid w:val="004B5F44"/>
    <w:rsid w:val="004B6A48"/>
    <w:rsid w:val="004B726F"/>
    <w:rsid w:val="004C03B7"/>
    <w:rsid w:val="004C0798"/>
    <w:rsid w:val="004C0C66"/>
    <w:rsid w:val="004C1C24"/>
    <w:rsid w:val="004C4721"/>
    <w:rsid w:val="004C5E0C"/>
    <w:rsid w:val="004D0B18"/>
    <w:rsid w:val="004D0CC8"/>
    <w:rsid w:val="004D0FC4"/>
    <w:rsid w:val="004D178A"/>
    <w:rsid w:val="004E2B4C"/>
    <w:rsid w:val="004E3134"/>
    <w:rsid w:val="004E3C05"/>
    <w:rsid w:val="004E4076"/>
    <w:rsid w:val="004E419C"/>
    <w:rsid w:val="004E5CC5"/>
    <w:rsid w:val="004E7F0D"/>
    <w:rsid w:val="004F0E66"/>
    <w:rsid w:val="004F4E37"/>
    <w:rsid w:val="004F51B3"/>
    <w:rsid w:val="004F5799"/>
    <w:rsid w:val="004F68A1"/>
    <w:rsid w:val="004F69F6"/>
    <w:rsid w:val="004F7350"/>
    <w:rsid w:val="00500391"/>
    <w:rsid w:val="00500A20"/>
    <w:rsid w:val="00503D29"/>
    <w:rsid w:val="00505A19"/>
    <w:rsid w:val="00512D75"/>
    <w:rsid w:val="00512DDA"/>
    <w:rsid w:val="00517090"/>
    <w:rsid w:val="00517203"/>
    <w:rsid w:val="00522C61"/>
    <w:rsid w:val="00523A41"/>
    <w:rsid w:val="0052470A"/>
    <w:rsid w:val="00524E35"/>
    <w:rsid w:val="00531278"/>
    <w:rsid w:val="0053194D"/>
    <w:rsid w:val="00532426"/>
    <w:rsid w:val="005327BF"/>
    <w:rsid w:val="005340C8"/>
    <w:rsid w:val="0053445A"/>
    <w:rsid w:val="00535744"/>
    <w:rsid w:val="005438E8"/>
    <w:rsid w:val="00544C25"/>
    <w:rsid w:val="00544DC4"/>
    <w:rsid w:val="00550668"/>
    <w:rsid w:val="00556836"/>
    <w:rsid w:val="005642D0"/>
    <w:rsid w:val="00567CE8"/>
    <w:rsid w:val="005703D6"/>
    <w:rsid w:val="005725C8"/>
    <w:rsid w:val="00572640"/>
    <w:rsid w:val="00573F8C"/>
    <w:rsid w:val="0057575B"/>
    <w:rsid w:val="00580C3D"/>
    <w:rsid w:val="00580CD8"/>
    <w:rsid w:val="00580D6A"/>
    <w:rsid w:val="005868E5"/>
    <w:rsid w:val="00586CD7"/>
    <w:rsid w:val="00587940"/>
    <w:rsid w:val="005909DF"/>
    <w:rsid w:val="0059128A"/>
    <w:rsid w:val="00591FAF"/>
    <w:rsid w:val="00591FFE"/>
    <w:rsid w:val="00594371"/>
    <w:rsid w:val="005A0234"/>
    <w:rsid w:val="005A4F63"/>
    <w:rsid w:val="005A59C3"/>
    <w:rsid w:val="005A74BB"/>
    <w:rsid w:val="005B2BF6"/>
    <w:rsid w:val="005B6301"/>
    <w:rsid w:val="005B7069"/>
    <w:rsid w:val="005C1F45"/>
    <w:rsid w:val="005D16DD"/>
    <w:rsid w:val="005D5452"/>
    <w:rsid w:val="005D6AD3"/>
    <w:rsid w:val="005D7617"/>
    <w:rsid w:val="005E1C18"/>
    <w:rsid w:val="005E3B2D"/>
    <w:rsid w:val="005E67D2"/>
    <w:rsid w:val="005E7040"/>
    <w:rsid w:val="005E70DE"/>
    <w:rsid w:val="005F104D"/>
    <w:rsid w:val="005F2191"/>
    <w:rsid w:val="005F4CC7"/>
    <w:rsid w:val="005F4EC9"/>
    <w:rsid w:val="005F527D"/>
    <w:rsid w:val="005F57BC"/>
    <w:rsid w:val="005F57DD"/>
    <w:rsid w:val="005F7D11"/>
    <w:rsid w:val="00604DD0"/>
    <w:rsid w:val="006068AB"/>
    <w:rsid w:val="0061007E"/>
    <w:rsid w:val="00610631"/>
    <w:rsid w:val="00612406"/>
    <w:rsid w:val="0061321B"/>
    <w:rsid w:val="00616398"/>
    <w:rsid w:val="006166E6"/>
    <w:rsid w:val="00616DE8"/>
    <w:rsid w:val="006177A0"/>
    <w:rsid w:val="0062003D"/>
    <w:rsid w:val="00621E48"/>
    <w:rsid w:val="00624200"/>
    <w:rsid w:val="0062455E"/>
    <w:rsid w:val="006249BC"/>
    <w:rsid w:val="00624F14"/>
    <w:rsid w:val="006250DF"/>
    <w:rsid w:val="00632588"/>
    <w:rsid w:val="00632610"/>
    <w:rsid w:val="0063354F"/>
    <w:rsid w:val="00635422"/>
    <w:rsid w:val="0063553F"/>
    <w:rsid w:val="00635A55"/>
    <w:rsid w:val="00635EC0"/>
    <w:rsid w:val="00637875"/>
    <w:rsid w:val="006416BB"/>
    <w:rsid w:val="006420AA"/>
    <w:rsid w:val="00643537"/>
    <w:rsid w:val="006442DB"/>
    <w:rsid w:val="00644F51"/>
    <w:rsid w:val="00646E75"/>
    <w:rsid w:val="006535E5"/>
    <w:rsid w:val="00653E9B"/>
    <w:rsid w:val="00654B2D"/>
    <w:rsid w:val="00654B33"/>
    <w:rsid w:val="006560BE"/>
    <w:rsid w:val="00657EA4"/>
    <w:rsid w:val="00662811"/>
    <w:rsid w:val="00662C7F"/>
    <w:rsid w:val="006631FE"/>
    <w:rsid w:val="00663FC9"/>
    <w:rsid w:val="0066512A"/>
    <w:rsid w:val="00665ACB"/>
    <w:rsid w:val="006662C8"/>
    <w:rsid w:val="00671792"/>
    <w:rsid w:val="00673131"/>
    <w:rsid w:val="006732F4"/>
    <w:rsid w:val="00673E3C"/>
    <w:rsid w:val="00677AB4"/>
    <w:rsid w:val="00681BEC"/>
    <w:rsid w:val="00686009"/>
    <w:rsid w:val="00687417"/>
    <w:rsid w:val="006917E5"/>
    <w:rsid w:val="00691DAB"/>
    <w:rsid w:val="00692C68"/>
    <w:rsid w:val="006931E9"/>
    <w:rsid w:val="006934A3"/>
    <w:rsid w:val="006936A5"/>
    <w:rsid w:val="0069373C"/>
    <w:rsid w:val="00695848"/>
    <w:rsid w:val="00695928"/>
    <w:rsid w:val="006959A6"/>
    <w:rsid w:val="00695E9E"/>
    <w:rsid w:val="0069783F"/>
    <w:rsid w:val="006A374C"/>
    <w:rsid w:val="006A4F91"/>
    <w:rsid w:val="006A6171"/>
    <w:rsid w:val="006A65D8"/>
    <w:rsid w:val="006A7F14"/>
    <w:rsid w:val="006B052F"/>
    <w:rsid w:val="006B19E8"/>
    <w:rsid w:val="006B37FB"/>
    <w:rsid w:val="006B58EF"/>
    <w:rsid w:val="006C14C3"/>
    <w:rsid w:val="006C31B0"/>
    <w:rsid w:val="006C472A"/>
    <w:rsid w:val="006C54FE"/>
    <w:rsid w:val="006C792D"/>
    <w:rsid w:val="006D10B6"/>
    <w:rsid w:val="006D1C73"/>
    <w:rsid w:val="006D202C"/>
    <w:rsid w:val="006D3AFF"/>
    <w:rsid w:val="006D3ED4"/>
    <w:rsid w:val="006D7BD5"/>
    <w:rsid w:val="006E2997"/>
    <w:rsid w:val="006E39A2"/>
    <w:rsid w:val="006E3C02"/>
    <w:rsid w:val="006E57ED"/>
    <w:rsid w:val="006E73B7"/>
    <w:rsid w:val="006E7931"/>
    <w:rsid w:val="006F5C21"/>
    <w:rsid w:val="00700292"/>
    <w:rsid w:val="00703466"/>
    <w:rsid w:val="0071150D"/>
    <w:rsid w:val="00712BED"/>
    <w:rsid w:val="00714D25"/>
    <w:rsid w:val="00721ABB"/>
    <w:rsid w:val="007224EC"/>
    <w:rsid w:val="007226AD"/>
    <w:rsid w:val="0072286C"/>
    <w:rsid w:val="00723A06"/>
    <w:rsid w:val="007248E3"/>
    <w:rsid w:val="00730660"/>
    <w:rsid w:val="00730B91"/>
    <w:rsid w:val="00730D04"/>
    <w:rsid w:val="007345D3"/>
    <w:rsid w:val="00735C48"/>
    <w:rsid w:val="007375FE"/>
    <w:rsid w:val="007379D4"/>
    <w:rsid w:val="00737E1C"/>
    <w:rsid w:val="007423F7"/>
    <w:rsid w:val="00742501"/>
    <w:rsid w:val="00742A97"/>
    <w:rsid w:val="0074508E"/>
    <w:rsid w:val="00752707"/>
    <w:rsid w:val="0075431F"/>
    <w:rsid w:val="00754820"/>
    <w:rsid w:val="00755AFB"/>
    <w:rsid w:val="00761523"/>
    <w:rsid w:val="00762AC1"/>
    <w:rsid w:val="00762F96"/>
    <w:rsid w:val="00763806"/>
    <w:rsid w:val="00764E44"/>
    <w:rsid w:val="00764ED4"/>
    <w:rsid w:val="00766091"/>
    <w:rsid w:val="00766806"/>
    <w:rsid w:val="007714E6"/>
    <w:rsid w:val="00771F65"/>
    <w:rsid w:val="00774832"/>
    <w:rsid w:val="00774D4B"/>
    <w:rsid w:val="00775DB3"/>
    <w:rsid w:val="00780F66"/>
    <w:rsid w:val="0078375D"/>
    <w:rsid w:val="00787DAA"/>
    <w:rsid w:val="007912AE"/>
    <w:rsid w:val="007947E1"/>
    <w:rsid w:val="00796B6B"/>
    <w:rsid w:val="00796F16"/>
    <w:rsid w:val="00797342"/>
    <w:rsid w:val="007974A0"/>
    <w:rsid w:val="007A1203"/>
    <w:rsid w:val="007A14BC"/>
    <w:rsid w:val="007A2290"/>
    <w:rsid w:val="007B0119"/>
    <w:rsid w:val="007B0678"/>
    <w:rsid w:val="007B0BC9"/>
    <w:rsid w:val="007B11E9"/>
    <w:rsid w:val="007B333C"/>
    <w:rsid w:val="007B371E"/>
    <w:rsid w:val="007C02AC"/>
    <w:rsid w:val="007C1EE9"/>
    <w:rsid w:val="007C1FA9"/>
    <w:rsid w:val="007C5880"/>
    <w:rsid w:val="007C5897"/>
    <w:rsid w:val="007C6AB3"/>
    <w:rsid w:val="007C7D71"/>
    <w:rsid w:val="007D03F3"/>
    <w:rsid w:val="007D063A"/>
    <w:rsid w:val="007D08C5"/>
    <w:rsid w:val="007D1DBB"/>
    <w:rsid w:val="007D268E"/>
    <w:rsid w:val="007D4683"/>
    <w:rsid w:val="007D50C9"/>
    <w:rsid w:val="007D6910"/>
    <w:rsid w:val="007D7624"/>
    <w:rsid w:val="007D77D8"/>
    <w:rsid w:val="007E1DF2"/>
    <w:rsid w:val="007E2BE3"/>
    <w:rsid w:val="007E2D24"/>
    <w:rsid w:val="007E3EFC"/>
    <w:rsid w:val="007E6E35"/>
    <w:rsid w:val="007E7B09"/>
    <w:rsid w:val="007F15EA"/>
    <w:rsid w:val="007F38D0"/>
    <w:rsid w:val="007F391F"/>
    <w:rsid w:val="007F3C32"/>
    <w:rsid w:val="00800DAC"/>
    <w:rsid w:val="00803CCF"/>
    <w:rsid w:val="00803F3F"/>
    <w:rsid w:val="00806E1F"/>
    <w:rsid w:val="00810088"/>
    <w:rsid w:val="00811AB0"/>
    <w:rsid w:val="00811D2D"/>
    <w:rsid w:val="00811FFE"/>
    <w:rsid w:val="00813BFF"/>
    <w:rsid w:val="00815234"/>
    <w:rsid w:val="00816859"/>
    <w:rsid w:val="008173B0"/>
    <w:rsid w:val="00821F12"/>
    <w:rsid w:val="00821FEE"/>
    <w:rsid w:val="008222AD"/>
    <w:rsid w:val="00822E00"/>
    <w:rsid w:val="00824570"/>
    <w:rsid w:val="008301C6"/>
    <w:rsid w:val="00834A32"/>
    <w:rsid w:val="00835A9D"/>
    <w:rsid w:val="00837452"/>
    <w:rsid w:val="00844C40"/>
    <w:rsid w:val="0084626E"/>
    <w:rsid w:val="008470BE"/>
    <w:rsid w:val="00847BBE"/>
    <w:rsid w:val="00850314"/>
    <w:rsid w:val="0085037A"/>
    <w:rsid w:val="00850ECA"/>
    <w:rsid w:val="00853C33"/>
    <w:rsid w:val="0085415D"/>
    <w:rsid w:val="00855D16"/>
    <w:rsid w:val="008577EC"/>
    <w:rsid w:val="00860860"/>
    <w:rsid w:val="008629C0"/>
    <w:rsid w:val="00862DD0"/>
    <w:rsid w:val="0086513E"/>
    <w:rsid w:val="008662AC"/>
    <w:rsid w:val="00867587"/>
    <w:rsid w:val="008676D7"/>
    <w:rsid w:val="008677D1"/>
    <w:rsid w:val="008678CF"/>
    <w:rsid w:val="00870516"/>
    <w:rsid w:val="00872895"/>
    <w:rsid w:val="00872DE9"/>
    <w:rsid w:val="00872FAA"/>
    <w:rsid w:val="008758F4"/>
    <w:rsid w:val="0087772D"/>
    <w:rsid w:val="00877B14"/>
    <w:rsid w:val="0088031C"/>
    <w:rsid w:val="00882F49"/>
    <w:rsid w:val="00883A8B"/>
    <w:rsid w:val="0088515A"/>
    <w:rsid w:val="00886324"/>
    <w:rsid w:val="00886DAD"/>
    <w:rsid w:val="00886F0E"/>
    <w:rsid w:val="00887C85"/>
    <w:rsid w:val="00891E9E"/>
    <w:rsid w:val="0089256A"/>
    <w:rsid w:val="00892799"/>
    <w:rsid w:val="0089375F"/>
    <w:rsid w:val="00894CD4"/>
    <w:rsid w:val="00895222"/>
    <w:rsid w:val="00897CEC"/>
    <w:rsid w:val="008A2A8A"/>
    <w:rsid w:val="008A6CA7"/>
    <w:rsid w:val="008B0DAB"/>
    <w:rsid w:val="008B123D"/>
    <w:rsid w:val="008B3638"/>
    <w:rsid w:val="008B45BE"/>
    <w:rsid w:val="008B504F"/>
    <w:rsid w:val="008B616B"/>
    <w:rsid w:val="008B64CC"/>
    <w:rsid w:val="008B6761"/>
    <w:rsid w:val="008B6EC8"/>
    <w:rsid w:val="008B7E10"/>
    <w:rsid w:val="008C01AA"/>
    <w:rsid w:val="008C09A0"/>
    <w:rsid w:val="008C429A"/>
    <w:rsid w:val="008C6828"/>
    <w:rsid w:val="008C6D21"/>
    <w:rsid w:val="008C6D5F"/>
    <w:rsid w:val="008C7216"/>
    <w:rsid w:val="008C74F5"/>
    <w:rsid w:val="008D1E1C"/>
    <w:rsid w:val="008D3DB9"/>
    <w:rsid w:val="008D6452"/>
    <w:rsid w:val="008D79A1"/>
    <w:rsid w:val="008E0E35"/>
    <w:rsid w:val="008E28F0"/>
    <w:rsid w:val="008E4B8B"/>
    <w:rsid w:val="008E6254"/>
    <w:rsid w:val="008E69AE"/>
    <w:rsid w:val="008E7459"/>
    <w:rsid w:val="008F0DE0"/>
    <w:rsid w:val="008F15FB"/>
    <w:rsid w:val="008F26B1"/>
    <w:rsid w:val="008F2FA5"/>
    <w:rsid w:val="008F6CD7"/>
    <w:rsid w:val="009030B7"/>
    <w:rsid w:val="00906C51"/>
    <w:rsid w:val="009074CB"/>
    <w:rsid w:val="00912119"/>
    <w:rsid w:val="009147B8"/>
    <w:rsid w:val="009149F4"/>
    <w:rsid w:val="00916885"/>
    <w:rsid w:val="00916AB5"/>
    <w:rsid w:val="00923D66"/>
    <w:rsid w:val="00931EB6"/>
    <w:rsid w:val="0093353E"/>
    <w:rsid w:val="009346AF"/>
    <w:rsid w:val="00934CB9"/>
    <w:rsid w:val="00934CC6"/>
    <w:rsid w:val="00936456"/>
    <w:rsid w:val="00942230"/>
    <w:rsid w:val="00942AF6"/>
    <w:rsid w:val="00943DC1"/>
    <w:rsid w:val="00943EC7"/>
    <w:rsid w:val="00947B2E"/>
    <w:rsid w:val="00951731"/>
    <w:rsid w:val="00951925"/>
    <w:rsid w:val="009529A0"/>
    <w:rsid w:val="009607AC"/>
    <w:rsid w:val="00962ADE"/>
    <w:rsid w:val="00962F07"/>
    <w:rsid w:val="00963D18"/>
    <w:rsid w:val="0096553D"/>
    <w:rsid w:val="00966280"/>
    <w:rsid w:val="009679CD"/>
    <w:rsid w:val="00967C2A"/>
    <w:rsid w:val="0097040B"/>
    <w:rsid w:val="009720F2"/>
    <w:rsid w:val="00973EF5"/>
    <w:rsid w:val="00976265"/>
    <w:rsid w:val="00976946"/>
    <w:rsid w:val="00980F12"/>
    <w:rsid w:val="0098306D"/>
    <w:rsid w:val="00983844"/>
    <w:rsid w:val="00984A17"/>
    <w:rsid w:val="00984F59"/>
    <w:rsid w:val="00985A81"/>
    <w:rsid w:val="00986EA4"/>
    <w:rsid w:val="00991426"/>
    <w:rsid w:val="00994736"/>
    <w:rsid w:val="0099640A"/>
    <w:rsid w:val="009968AC"/>
    <w:rsid w:val="009A07E2"/>
    <w:rsid w:val="009A1DBC"/>
    <w:rsid w:val="009A3BE1"/>
    <w:rsid w:val="009A7149"/>
    <w:rsid w:val="009B13E7"/>
    <w:rsid w:val="009B1769"/>
    <w:rsid w:val="009B3D5A"/>
    <w:rsid w:val="009B4A5B"/>
    <w:rsid w:val="009B5153"/>
    <w:rsid w:val="009B6729"/>
    <w:rsid w:val="009B7DF9"/>
    <w:rsid w:val="009C55B1"/>
    <w:rsid w:val="009C6910"/>
    <w:rsid w:val="009D00E9"/>
    <w:rsid w:val="009D0CC0"/>
    <w:rsid w:val="009D0F67"/>
    <w:rsid w:val="009D13BB"/>
    <w:rsid w:val="009D5BF1"/>
    <w:rsid w:val="009D763C"/>
    <w:rsid w:val="009E010B"/>
    <w:rsid w:val="009E0F46"/>
    <w:rsid w:val="009E1205"/>
    <w:rsid w:val="009E2206"/>
    <w:rsid w:val="009E5C8F"/>
    <w:rsid w:val="009E6365"/>
    <w:rsid w:val="009F1F42"/>
    <w:rsid w:val="009F202A"/>
    <w:rsid w:val="009F2426"/>
    <w:rsid w:val="009F41F6"/>
    <w:rsid w:val="009F68A6"/>
    <w:rsid w:val="009F7F99"/>
    <w:rsid w:val="00A00114"/>
    <w:rsid w:val="00A0264B"/>
    <w:rsid w:val="00A055D3"/>
    <w:rsid w:val="00A10599"/>
    <w:rsid w:val="00A16516"/>
    <w:rsid w:val="00A17C12"/>
    <w:rsid w:val="00A207B0"/>
    <w:rsid w:val="00A219BA"/>
    <w:rsid w:val="00A27688"/>
    <w:rsid w:val="00A2774B"/>
    <w:rsid w:val="00A309CF"/>
    <w:rsid w:val="00A30BDF"/>
    <w:rsid w:val="00A3479C"/>
    <w:rsid w:val="00A3550C"/>
    <w:rsid w:val="00A37F29"/>
    <w:rsid w:val="00A40F60"/>
    <w:rsid w:val="00A42621"/>
    <w:rsid w:val="00A45062"/>
    <w:rsid w:val="00A46674"/>
    <w:rsid w:val="00A46862"/>
    <w:rsid w:val="00A5269A"/>
    <w:rsid w:val="00A5352E"/>
    <w:rsid w:val="00A54ACE"/>
    <w:rsid w:val="00A553DE"/>
    <w:rsid w:val="00A56001"/>
    <w:rsid w:val="00A567B3"/>
    <w:rsid w:val="00A56F62"/>
    <w:rsid w:val="00A57DFC"/>
    <w:rsid w:val="00A60F83"/>
    <w:rsid w:val="00A60FC5"/>
    <w:rsid w:val="00A62430"/>
    <w:rsid w:val="00A63811"/>
    <w:rsid w:val="00A63CB8"/>
    <w:rsid w:val="00A64550"/>
    <w:rsid w:val="00A660F1"/>
    <w:rsid w:val="00A66741"/>
    <w:rsid w:val="00A676D3"/>
    <w:rsid w:val="00A70120"/>
    <w:rsid w:val="00A80CB8"/>
    <w:rsid w:val="00A831EE"/>
    <w:rsid w:val="00A84A62"/>
    <w:rsid w:val="00A91847"/>
    <w:rsid w:val="00A921C6"/>
    <w:rsid w:val="00A923D0"/>
    <w:rsid w:val="00A94635"/>
    <w:rsid w:val="00A947F0"/>
    <w:rsid w:val="00A94883"/>
    <w:rsid w:val="00A94BD0"/>
    <w:rsid w:val="00A94DA8"/>
    <w:rsid w:val="00AA12F6"/>
    <w:rsid w:val="00AA24C7"/>
    <w:rsid w:val="00AA3CEC"/>
    <w:rsid w:val="00AA3D62"/>
    <w:rsid w:val="00AA43C0"/>
    <w:rsid w:val="00AA59FE"/>
    <w:rsid w:val="00AA5FA5"/>
    <w:rsid w:val="00AA5FCE"/>
    <w:rsid w:val="00AA692B"/>
    <w:rsid w:val="00AA6CAC"/>
    <w:rsid w:val="00AB1FDC"/>
    <w:rsid w:val="00AB2208"/>
    <w:rsid w:val="00AB270E"/>
    <w:rsid w:val="00AB3C0F"/>
    <w:rsid w:val="00AB4519"/>
    <w:rsid w:val="00AB4BE4"/>
    <w:rsid w:val="00AC20A2"/>
    <w:rsid w:val="00AC4CDA"/>
    <w:rsid w:val="00AC5DE2"/>
    <w:rsid w:val="00AD089C"/>
    <w:rsid w:val="00AD1300"/>
    <w:rsid w:val="00AD3446"/>
    <w:rsid w:val="00AD588B"/>
    <w:rsid w:val="00AE1E9C"/>
    <w:rsid w:val="00AE3FE5"/>
    <w:rsid w:val="00AE47E4"/>
    <w:rsid w:val="00AE52EB"/>
    <w:rsid w:val="00AE5D20"/>
    <w:rsid w:val="00AE6D7D"/>
    <w:rsid w:val="00AE7077"/>
    <w:rsid w:val="00AE7CEE"/>
    <w:rsid w:val="00AF0A45"/>
    <w:rsid w:val="00AF23EE"/>
    <w:rsid w:val="00AF623E"/>
    <w:rsid w:val="00AF63DC"/>
    <w:rsid w:val="00B03A5C"/>
    <w:rsid w:val="00B05488"/>
    <w:rsid w:val="00B0564C"/>
    <w:rsid w:val="00B07D8C"/>
    <w:rsid w:val="00B1204D"/>
    <w:rsid w:val="00B12A6D"/>
    <w:rsid w:val="00B14126"/>
    <w:rsid w:val="00B1416D"/>
    <w:rsid w:val="00B15AC2"/>
    <w:rsid w:val="00B20C6E"/>
    <w:rsid w:val="00B22631"/>
    <w:rsid w:val="00B22E73"/>
    <w:rsid w:val="00B24688"/>
    <w:rsid w:val="00B25429"/>
    <w:rsid w:val="00B25A61"/>
    <w:rsid w:val="00B273CA"/>
    <w:rsid w:val="00B30B3C"/>
    <w:rsid w:val="00B3286A"/>
    <w:rsid w:val="00B35F82"/>
    <w:rsid w:val="00B36E2A"/>
    <w:rsid w:val="00B47E33"/>
    <w:rsid w:val="00B519D0"/>
    <w:rsid w:val="00B55D69"/>
    <w:rsid w:val="00B56E13"/>
    <w:rsid w:val="00B61069"/>
    <w:rsid w:val="00B61900"/>
    <w:rsid w:val="00B61E79"/>
    <w:rsid w:val="00B62252"/>
    <w:rsid w:val="00B62554"/>
    <w:rsid w:val="00B63B65"/>
    <w:rsid w:val="00B665F4"/>
    <w:rsid w:val="00B67045"/>
    <w:rsid w:val="00B72BD1"/>
    <w:rsid w:val="00B74CFA"/>
    <w:rsid w:val="00B75CEA"/>
    <w:rsid w:val="00B76676"/>
    <w:rsid w:val="00B8079D"/>
    <w:rsid w:val="00B8127A"/>
    <w:rsid w:val="00B81D32"/>
    <w:rsid w:val="00B82A97"/>
    <w:rsid w:val="00B843B2"/>
    <w:rsid w:val="00B85ACA"/>
    <w:rsid w:val="00B85F83"/>
    <w:rsid w:val="00B9008B"/>
    <w:rsid w:val="00B94A42"/>
    <w:rsid w:val="00B95794"/>
    <w:rsid w:val="00B959BC"/>
    <w:rsid w:val="00B96CED"/>
    <w:rsid w:val="00B97215"/>
    <w:rsid w:val="00BA0DAA"/>
    <w:rsid w:val="00BA1379"/>
    <w:rsid w:val="00BA2358"/>
    <w:rsid w:val="00BA556C"/>
    <w:rsid w:val="00BB0864"/>
    <w:rsid w:val="00BB0D03"/>
    <w:rsid w:val="00BB2457"/>
    <w:rsid w:val="00BB5C06"/>
    <w:rsid w:val="00BB7BE7"/>
    <w:rsid w:val="00BC03F1"/>
    <w:rsid w:val="00BC27BD"/>
    <w:rsid w:val="00BC34E0"/>
    <w:rsid w:val="00BC3A14"/>
    <w:rsid w:val="00BC3EDC"/>
    <w:rsid w:val="00BC4393"/>
    <w:rsid w:val="00BD0CD9"/>
    <w:rsid w:val="00BD3E2A"/>
    <w:rsid w:val="00BD6148"/>
    <w:rsid w:val="00BD6954"/>
    <w:rsid w:val="00BE2389"/>
    <w:rsid w:val="00BE2E24"/>
    <w:rsid w:val="00BE394B"/>
    <w:rsid w:val="00BE68C1"/>
    <w:rsid w:val="00BF448D"/>
    <w:rsid w:val="00BF748A"/>
    <w:rsid w:val="00C02381"/>
    <w:rsid w:val="00C04381"/>
    <w:rsid w:val="00C0478E"/>
    <w:rsid w:val="00C1011F"/>
    <w:rsid w:val="00C10162"/>
    <w:rsid w:val="00C10405"/>
    <w:rsid w:val="00C219F8"/>
    <w:rsid w:val="00C221FD"/>
    <w:rsid w:val="00C23734"/>
    <w:rsid w:val="00C25D21"/>
    <w:rsid w:val="00C266FB"/>
    <w:rsid w:val="00C30028"/>
    <w:rsid w:val="00C3080D"/>
    <w:rsid w:val="00C338CA"/>
    <w:rsid w:val="00C3408D"/>
    <w:rsid w:val="00C34CC9"/>
    <w:rsid w:val="00C403BE"/>
    <w:rsid w:val="00C41F2B"/>
    <w:rsid w:val="00C42C46"/>
    <w:rsid w:val="00C45080"/>
    <w:rsid w:val="00C45E85"/>
    <w:rsid w:val="00C53B53"/>
    <w:rsid w:val="00C53C62"/>
    <w:rsid w:val="00C568EA"/>
    <w:rsid w:val="00C57D81"/>
    <w:rsid w:val="00C632B0"/>
    <w:rsid w:val="00C736FD"/>
    <w:rsid w:val="00C75317"/>
    <w:rsid w:val="00C80213"/>
    <w:rsid w:val="00C815DA"/>
    <w:rsid w:val="00C81AF5"/>
    <w:rsid w:val="00C82A5F"/>
    <w:rsid w:val="00C833F1"/>
    <w:rsid w:val="00C84691"/>
    <w:rsid w:val="00C84D72"/>
    <w:rsid w:val="00C86AE2"/>
    <w:rsid w:val="00C86C0F"/>
    <w:rsid w:val="00C87AF3"/>
    <w:rsid w:val="00C90078"/>
    <w:rsid w:val="00C90CDA"/>
    <w:rsid w:val="00C92829"/>
    <w:rsid w:val="00C956FD"/>
    <w:rsid w:val="00CA0C30"/>
    <w:rsid w:val="00CA1714"/>
    <w:rsid w:val="00CA2BF6"/>
    <w:rsid w:val="00CA35AA"/>
    <w:rsid w:val="00CA3AA0"/>
    <w:rsid w:val="00CA3F58"/>
    <w:rsid w:val="00CA5213"/>
    <w:rsid w:val="00CA552F"/>
    <w:rsid w:val="00CA622A"/>
    <w:rsid w:val="00CA7274"/>
    <w:rsid w:val="00CB05EC"/>
    <w:rsid w:val="00CB186E"/>
    <w:rsid w:val="00CB32B7"/>
    <w:rsid w:val="00CB5F68"/>
    <w:rsid w:val="00CB6DCD"/>
    <w:rsid w:val="00CB7DD6"/>
    <w:rsid w:val="00CC120D"/>
    <w:rsid w:val="00CC1AB1"/>
    <w:rsid w:val="00CC4EE3"/>
    <w:rsid w:val="00CC53A7"/>
    <w:rsid w:val="00CC5BAE"/>
    <w:rsid w:val="00CC703F"/>
    <w:rsid w:val="00CC7054"/>
    <w:rsid w:val="00CD38A8"/>
    <w:rsid w:val="00CD48B2"/>
    <w:rsid w:val="00CD6934"/>
    <w:rsid w:val="00CD6A83"/>
    <w:rsid w:val="00CD6C55"/>
    <w:rsid w:val="00CE03B3"/>
    <w:rsid w:val="00CE0D55"/>
    <w:rsid w:val="00CE3213"/>
    <w:rsid w:val="00CE3ACE"/>
    <w:rsid w:val="00CE3D2E"/>
    <w:rsid w:val="00CE422B"/>
    <w:rsid w:val="00CE76C5"/>
    <w:rsid w:val="00CF0A9F"/>
    <w:rsid w:val="00CF3B31"/>
    <w:rsid w:val="00CF4A96"/>
    <w:rsid w:val="00CF5A21"/>
    <w:rsid w:val="00CF643D"/>
    <w:rsid w:val="00CF76B0"/>
    <w:rsid w:val="00D006D0"/>
    <w:rsid w:val="00D02F0E"/>
    <w:rsid w:val="00D04244"/>
    <w:rsid w:val="00D06F84"/>
    <w:rsid w:val="00D12D82"/>
    <w:rsid w:val="00D17784"/>
    <w:rsid w:val="00D21E2B"/>
    <w:rsid w:val="00D22C51"/>
    <w:rsid w:val="00D26422"/>
    <w:rsid w:val="00D275CE"/>
    <w:rsid w:val="00D31E46"/>
    <w:rsid w:val="00D32084"/>
    <w:rsid w:val="00D332B6"/>
    <w:rsid w:val="00D34E4D"/>
    <w:rsid w:val="00D34F02"/>
    <w:rsid w:val="00D36F3F"/>
    <w:rsid w:val="00D37447"/>
    <w:rsid w:val="00D37840"/>
    <w:rsid w:val="00D41343"/>
    <w:rsid w:val="00D41E35"/>
    <w:rsid w:val="00D45B2D"/>
    <w:rsid w:val="00D4662A"/>
    <w:rsid w:val="00D46C3F"/>
    <w:rsid w:val="00D47E48"/>
    <w:rsid w:val="00D512B9"/>
    <w:rsid w:val="00D512F8"/>
    <w:rsid w:val="00D52E23"/>
    <w:rsid w:val="00D53EA1"/>
    <w:rsid w:val="00D548F6"/>
    <w:rsid w:val="00D569CB"/>
    <w:rsid w:val="00D56EE4"/>
    <w:rsid w:val="00D56F70"/>
    <w:rsid w:val="00D60068"/>
    <w:rsid w:val="00D6016E"/>
    <w:rsid w:val="00D6193B"/>
    <w:rsid w:val="00D6364B"/>
    <w:rsid w:val="00D64717"/>
    <w:rsid w:val="00D65277"/>
    <w:rsid w:val="00D66005"/>
    <w:rsid w:val="00D67B46"/>
    <w:rsid w:val="00D702D1"/>
    <w:rsid w:val="00D710F3"/>
    <w:rsid w:val="00D71158"/>
    <w:rsid w:val="00D75444"/>
    <w:rsid w:val="00D81841"/>
    <w:rsid w:val="00D81C1B"/>
    <w:rsid w:val="00D848C8"/>
    <w:rsid w:val="00D84D26"/>
    <w:rsid w:val="00D858E3"/>
    <w:rsid w:val="00D86910"/>
    <w:rsid w:val="00D91209"/>
    <w:rsid w:val="00D94F7E"/>
    <w:rsid w:val="00D974AB"/>
    <w:rsid w:val="00D97D72"/>
    <w:rsid w:val="00DA4403"/>
    <w:rsid w:val="00DA49F4"/>
    <w:rsid w:val="00DA58AE"/>
    <w:rsid w:val="00DA5A18"/>
    <w:rsid w:val="00DA60A6"/>
    <w:rsid w:val="00DB034A"/>
    <w:rsid w:val="00DB0636"/>
    <w:rsid w:val="00DB36E9"/>
    <w:rsid w:val="00DB4102"/>
    <w:rsid w:val="00DB5201"/>
    <w:rsid w:val="00DB5912"/>
    <w:rsid w:val="00DC25AC"/>
    <w:rsid w:val="00DC27AA"/>
    <w:rsid w:val="00DC28CA"/>
    <w:rsid w:val="00DC5697"/>
    <w:rsid w:val="00DC5C3A"/>
    <w:rsid w:val="00DD477A"/>
    <w:rsid w:val="00DD5D2B"/>
    <w:rsid w:val="00DD6C71"/>
    <w:rsid w:val="00DD759E"/>
    <w:rsid w:val="00DD7AB4"/>
    <w:rsid w:val="00DE28E4"/>
    <w:rsid w:val="00DE3964"/>
    <w:rsid w:val="00DE511D"/>
    <w:rsid w:val="00DE54FF"/>
    <w:rsid w:val="00DE5A5B"/>
    <w:rsid w:val="00DE76F6"/>
    <w:rsid w:val="00DF076D"/>
    <w:rsid w:val="00DF3CF1"/>
    <w:rsid w:val="00DF51F4"/>
    <w:rsid w:val="00E05E85"/>
    <w:rsid w:val="00E109B8"/>
    <w:rsid w:val="00E12B4D"/>
    <w:rsid w:val="00E13FBD"/>
    <w:rsid w:val="00E15585"/>
    <w:rsid w:val="00E16769"/>
    <w:rsid w:val="00E16A8F"/>
    <w:rsid w:val="00E17A9A"/>
    <w:rsid w:val="00E22AB4"/>
    <w:rsid w:val="00E2497B"/>
    <w:rsid w:val="00E24ACD"/>
    <w:rsid w:val="00E24F79"/>
    <w:rsid w:val="00E258CB"/>
    <w:rsid w:val="00E277EB"/>
    <w:rsid w:val="00E27B5D"/>
    <w:rsid w:val="00E3105F"/>
    <w:rsid w:val="00E3200A"/>
    <w:rsid w:val="00E3250C"/>
    <w:rsid w:val="00E32A2B"/>
    <w:rsid w:val="00E33AFF"/>
    <w:rsid w:val="00E342C5"/>
    <w:rsid w:val="00E36147"/>
    <w:rsid w:val="00E40485"/>
    <w:rsid w:val="00E41AA8"/>
    <w:rsid w:val="00E44D29"/>
    <w:rsid w:val="00E462E4"/>
    <w:rsid w:val="00E47D34"/>
    <w:rsid w:val="00E53826"/>
    <w:rsid w:val="00E54152"/>
    <w:rsid w:val="00E60554"/>
    <w:rsid w:val="00E63981"/>
    <w:rsid w:val="00E6485B"/>
    <w:rsid w:val="00E65801"/>
    <w:rsid w:val="00E66B60"/>
    <w:rsid w:val="00E6777F"/>
    <w:rsid w:val="00E741A0"/>
    <w:rsid w:val="00E74CAC"/>
    <w:rsid w:val="00E76C9F"/>
    <w:rsid w:val="00E76CE9"/>
    <w:rsid w:val="00E8036E"/>
    <w:rsid w:val="00E8456E"/>
    <w:rsid w:val="00E84CFA"/>
    <w:rsid w:val="00E920E7"/>
    <w:rsid w:val="00E9216C"/>
    <w:rsid w:val="00E926FB"/>
    <w:rsid w:val="00EA48B3"/>
    <w:rsid w:val="00EA5745"/>
    <w:rsid w:val="00EA61D5"/>
    <w:rsid w:val="00EA7FE8"/>
    <w:rsid w:val="00EB322E"/>
    <w:rsid w:val="00EB35ED"/>
    <w:rsid w:val="00EB495C"/>
    <w:rsid w:val="00EB5A19"/>
    <w:rsid w:val="00EB6D02"/>
    <w:rsid w:val="00EC37EA"/>
    <w:rsid w:val="00EC4932"/>
    <w:rsid w:val="00EC5E8E"/>
    <w:rsid w:val="00ED0FCC"/>
    <w:rsid w:val="00ED4B4B"/>
    <w:rsid w:val="00EE0649"/>
    <w:rsid w:val="00EE1B23"/>
    <w:rsid w:val="00EE1C01"/>
    <w:rsid w:val="00EE33B2"/>
    <w:rsid w:val="00EE5D70"/>
    <w:rsid w:val="00EF1467"/>
    <w:rsid w:val="00EF1844"/>
    <w:rsid w:val="00EF530D"/>
    <w:rsid w:val="00EF6681"/>
    <w:rsid w:val="00F01408"/>
    <w:rsid w:val="00F04B69"/>
    <w:rsid w:val="00F05242"/>
    <w:rsid w:val="00F05A13"/>
    <w:rsid w:val="00F05A4F"/>
    <w:rsid w:val="00F1109C"/>
    <w:rsid w:val="00F1355A"/>
    <w:rsid w:val="00F13FE2"/>
    <w:rsid w:val="00F151D6"/>
    <w:rsid w:val="00F16FC5"/>
    <w:rsid w:val="00F17672"/>
    <w:rsid w:val="00F2080F"/>
    <w:rsid w:val="00F20F60"/>
    <w:rsid w:val="00F218E5"/>
    <w:rsid w:val="00F222B7"/>
    <w:rsid w:val="00F25964"/>
    <w:rsid w:val="00F27C7F"/>
    <w:rsid w:val="00F31A8F"/>
    <w:rsid w:val="00F3364C"/>
    <w:rsid w:val="00F3376E"/>
    <w:rsid w:val="00F33DF5"/>
    <w:rsid w:val="00F34241"/>
    <w:rsid w:val="00F34D93"/>
    <w:rsid w:val="00F356C4"/>
    <w:rsid w:val="00F36D49"/>
    <w:rsid w:val="00F37A9D"/>
    <w:rsid w:val="00F41999"/>
    <w:rsid w:val="00F421AA"/>
    <w:rsid w:val="00F45966"/>
    <w:rsid w:val="00F47235"/>
    <w:rsid w:val="00F52D66"/>
    <w:rsid w:val="00F53D44"/>
    <w:rsid w:val="00F56B30"/>
    <w:rsid w:val="00F57F35"/>
    <w:rsid w:val="00F6522D"/>
    <w:rsid w:val="00F6627F"/>
    <w:rsid w:val="00F66982"/>
    <w:rsid w:val="00F66F52"/>
    <w:rsid w:val="00F66FB0"/>
    <w:rsid w:val="00F71B7B"/>
    <w:rsid w:val="00F73F74"/>
    <w:rsid w:val="00F766E3"/>
    <w:rsid w:val="00F77107"/>
    <w:rsid w:val="00F77581"/>
    <w:rsid w:val="00F81135"/>
    <w:rsid w:val="00F81AEC"/>
    <w:rsid w:val="00F820C0"/>
    <w:rsid w:val="00F8447D"/>
    <w:rsid w:val="00F849B0"/>
    <w:rsid w:val="00F91BC8"/>
    <w:rsid w:val="00FA2D4B"/>
    <w:rsid w:val="00FA2E80"/>
    <w:rsid w:val="00FA5DD1"/>
    <w:rsid w:val="00FB5634"/>
    <w:rsid w:val="00FB6C58"/>
    <w:rsid w:val="00FB7143"/>
    <w:rsid w:val="00FC115B"/>
    <w:rsid w:val="00FC4600"/>
    <w:rsid w:val="00FD11D6"/>
    <w:rsid w:val="00FD1627"/>
    <w:rsid w:val="00FE039D"/>
    <w:rsid w:val="00FE0B33"/>
    <w:rsid w:val="00FE22E7"/>
    <w:rsid w:val="00FE24A6"/>
    <w:rsid w:val="00FE4562"/>
    <w:rsid w:val="00FE62E0"/>
    <w:rsid w:val="00FE6812"/>
    <w:rsid w:val="00FE7343"/>
    <w:rsid w:val="00FF202B"/>
    <w:rsid w:val="00FF527A"/>
    <w:rsid w:val="00FF68C2"/>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088384612">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tracker.nci.nih.gov/browse/AIMES-209"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1.jpeg"/><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s://tracker.nci.nih.gov/browse/AIMES-198" TargetMode="External"/><Relationship Id="rId25" Type="http://schemas.openxmlformats.org/officeDocument/2006/relationships/hyperlink" Target="https://wiki.nci.nih.gov/x/goB8C" TargetMode="External"/><Relationship Id="rId2" Type="http://schemas.openxmlformats.org/officeDocument/2006/relationships/customXml" Target="../customXml/item2.xml"/><Relationship Id="rId16" Type="http://schemas.openxmlformats.org/officeDocument/2006/relationships/hyperlink" Target="https://tracker.nci.nih.gov/browse/AIMES-196" TargetMode="External"/><Relationship Id="rId20" Type="http://schemas.openxmlformats.org/officeDocument/2006/relationships/hyperlink" Target="https://tracker.nci.nih.gov/browse/AIMES-211" TargetMode="External"/><Relationship Id="rId29" Type="http://schemas.openxmlformats.org/officeDocument/2006/relationships/hyperlink" Target="https://tracker.nci.nih.gov/browse/AI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iki.nci.nih.gov/x/AoSYCQ"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hyperlink" Target="https://tracker.nci.nih.gov/browse/AIMWS" TargetMode="External"/><Relationship Id="rId10" Type="http://schemas.openxmlformats.org/officeDocument/2006/relationships/footnotes" Target="footnotes.xml"/><Relationship Id="rId19" Type="http://schemas.openxmlformats.org/officeDocument/2006/relationships/hyperlink" Target="https://tracker.nci.nih.gov/browse/AIMES-210"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yperlink" Target="https://tracker.nci.nih.gov/browse/AIMES"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2.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4.xml><?xml version="1.0" encoding="utf-8"?>
<ds:datastoreItem xmlns:ds="http://schemas.openxmlformats.org/officeDocument/2006/customXml" ds:itemID="{2546D622-0658-483C-823D-833525195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August 2013 AIM Monthly Status Report</vt:lpstr>
    </vt:vector>
  </TitlesOfParts>
  <Company>NCI CBIIT</Company>
  <LinksUpToDate>false</LinksUpToDate>
  <CharactersWithSpaces>29190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2013 AIM Monthly Status Report</dc:title>
  <dc:subject>June 2013 monthly status report</dc:subject>
  <dc:creator>Pat Monkolwat</dc:creator>
  <cp:lastModifiedBy>Carolyn K. Klinger</cp:lastModifiedBy>
  <cp:revision>2</cp:revision>
  <dcterms:created xsi:type="dcterms:W3CDTF">2013-11-08T21:21:00Z</dcterms:created>
  <dcterms:modified xsi:type="dcterms:W3CDTF">2013-11-08T21:21:00Z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