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F5488DC" w14:textId="77777777" w:rsidR="00C3080D" w:rsidRPr="00C3080D" w:rsidRDefault="009679CD" w:rsidP="00C3080D">
      <w:pPr>
        <w:spacing w:before="1800"/>
        <w:jc w:val="right"/>
        <w:rPr>
          <w:rFonts w:asciiTheme="majorHAnsi" w:hAnsiTheme="majorHAnsi"/>
          <w:b/>
          <w:sz w:val="32"/>
          <w:szCs w:val="32"/>
        </w:rPr>
      </w:pPr>
      <w:r w:rsidRPr="00C3080D">
        <w:rPr>
          <w:rFonts w:asciiTheme="majorHAnsi" w:hAnsiTheme="majorHAnsi"/>
          <w:b/>
          <w:sz w:val="32"/>
          <w:szCs w:val="32"/>
        </w:rPr>
        <w:t>Northwestern University</w:t>
      </w:r>
    </w:p>
    <w:p w14:paraId="291327C8" w14:textId="77777777" w:rsidR="000D081A" w:rsidRPr="00C3080D" w:rsidRDefault="000D081A" w:rsidP="00C3080D">
      <w:pPr>
        <w:pStyle w:val="Title"/>
        <w:spacing w:before="360"/>
        <w:jc w:val="right"/>
        <w:rPr>
          <w:rFonts w:asciiTheme="majorHAnsi" w:hAnsiTheme="majorHAnsi"/>
          <w:sz w:val="48"/>
          <w:szCs w:val="48"/>
        </w:rPr>
      </w:pPr>
      <w:r w:rsidRPr="00C3080D">
        <w:rPr>
          <w:rFonts w:asciiTheme="majorHAnsi" w:hAnsiTheme="majorHAnsi"/>
          <w:sz w:val="48"/>
          <w:szCs w:val="48"/>
        </w:rPr>
        <w:t>Monthly Status Report</w:t>
      </w:r>
    </w:p>
    <w:p w14:paraId="5EE9DE8C" w14:textId="77777777" w:rsidR="000D081A" w:rsidRPr="00C3080D" w:rsidRDefault="009679CD" w:rsidP="00C3080D">
      <w:pPr>
        <w:spacing w:before="600"/>
        <w:jc w:val="right"/>
        <w:rPr>
          <w:rFonts w:asciiTheme="majorHAnsi" w:hAnsiTheme="majorHAnsi"/>
          <w:b/>
          <w:sz w:val="32"/>
          <w:szCs w:val="32"/>
        </w:rPr>
      </w:pPr>
      <w:r w:rsidRPr="00C3080D">
        <w:rPr>
          <w:rFonts w:asciiTheme="majorHAnsi" w:hAnsiTheme="majorHAnsi"/>
          <w:b/>
          <w:sz w:val="32"/>
          <w:szCs w:val="32"/>
        </w:rPr>
        <w:t>Annotation and Image Markup (AIM)</w:t>
      </w:r>
    </w:p>
    <w:p w14:paraId="4D0B9838" w14:textId="77777777" w:rsidR="000D081A" w:rsidRPr="00C3080D" w:rsidRDefault="00C02381" w:rsidP="00C3080D">
      <w:pPr>
        <w:jc w:val="right"/>
        <w:rPr>
          <w:rFonts w:asciiTheme="majorHAnsi" w:hAnsiTheme="majorHAnsi"/>
          <w:b/>
          <w:sz w:val="32"/>
          <w:szCs w:val="32"/>
        </w:rPr>
      </w:pPr>
      <w:r w:rsidRPr="00C3080D">
        <w:rPr>
          <w:rFonts w:asciiTheme="majorHAnsi" w:hAnsiTheme="majorHAnsi"/>
          <w:b/>
          <w:sz w:val="32"/>
          <w:szCs w:val="32"/>
        </w:rPr>
        <w:t>12XS577</w:t>
      </w:r>
    </w:p>
    <w:p w14:paraId="50DB83BE" w14:textId="77777777" w:rsidR="000D081A" w:rsidRPr="00C3080D" w:rsidRDefault="00716D2A" w:rsidP="00C3080D">
      <w:pPr>
        <w:spacing w:before="480"/>
        <w:jc w:val="right"/>
        <w:rPr>
          <w:rFonts w:asciiTheme="majorHAnsi" w:hAnsiTheme="majorHAnsi"/>
          <w:b/>
          <w:sz w:val="32"/>
          <w:szCs w:val="32"/>
        </w:rPr>
      </w:pPr>
      <w:r>
        <w:rPr>
          <w:rFonts w:asciiTheme="majorHAnsi" w:hAnsiTheme="majorHAnsi"/>
          <w:b/>
          <w:sz w:val="32"/>
          <w:szCs w:val="32"/>
        </w:rPr>
        <w:t>December</w:t>
      </w:r>
      <w:r w:rsidRPr="00C3080D">
        <w:rPr>
          <w:rFonts w:asciiTheme="majorHAnsi" w:hAnsiTheme="majorHAnsi"/>
          <w:b/>
          <w:sz w:val="32"/>
          <w:szCs w:val="32"/>
        </w:rPr>
        <w:t xml:space="preserve"> </w:t>
      </w:r>
      <w:r w:rsidR="00C02381" w:rsidRPr="00C3080D">
        <w:rPr>
          <w:rFonts w:asciiTheme="majorHAnsi" w:hAnsiTheme="majorHAnsi"/>
          <w:b/>
          <w:sz w:val="32"/>
          <w:szCs w:val="32"/>
        </w:rPr>
        <w:t>2013</w:t>
      </w:r>
    </w:p>
    <w:p w14:paraId="105A0357" w14:textId="77777777" w:rsidR="000D081A" w:rsidRPr="00C3080D" w:rsidRDefault="009679CD" w:rsidP="00A3550C">
      <w:pPr>
        <w:spacing w:before="4200"/>
        <w:jc w:val="right"/>
        <w:rPr>
          <w:rFonts w:asciiTheme="majorHAnsi" w:hAnsiTheme="majorHAnsi"/>
          <w:b/>
          <w:sz w:val="32"/>
          <w:szCs w:val="32"/>
        </w:rPr>
      </w:pPr>
      <w:r w:rsidRPr="00C3080D">
        <w:rPr>
          <w:rFonts w:asciiTheme="majorHAnsi" w:hAnsiTheme="majorHAnsi"/>
          <w:b/>
          <w:sz w:val="32"/>
          <w:szCs w:val="32"/>
        </w:rPr>
        <w:t>Pattanasak Mongkolwat</w:t>
      </w:r>
    </w:p>
    <w:p w14:paraId="683EE8FC" w14:textId="77777777" w:rsidR="000D081A" w:rsidRPr="00C3080D" w:rsidRDefault="009679CD" w:rsidP="00C3080D">
      <w:pPr>
        <w:jc w:val="right"/>
        <w:rPr>
          <w:rFonts w:asciiTheme="majorHAnsi" w:hAnsiTheme="majorHAnsi"/>
          <w:b/>
          <w:sz w:val="32"/>
          <w:szCs w:val="32"/>
        </w:rPr>
      </w:pPr>
      <w:r w:rsidRPr="00C3080D">
        <w:rPr>
          <w:rFonts w:asciiTheme="majorHAnsi" w:hAnsiTheme="majorHAnsi"/>
          <w:b/>
          <w:sz w:val="32"/>
          <w:szCs w:val="32"/>
        </w:rPr>
        <w:t>p-mongkolwat@northwestern.edu</w:t>
      </w:r>
    </w:p>
    <w:p w14:paraId="507CF738" w14:textId="77777777" w:rsidR="000D081A" w:rsidRPr="00C3080D" w:rsidRDefault="00C3080D" w:rsidP="00C3080D">
      <w:pPr>
        <w:jc w:val="right"/>
        <w:rPr>
          <w:rFonts w:asciiTheme="majorHAnsi" w:hAnsiTheme="majorHAnsi"/>
          <w:b/>
          <w:sz w:val="32"/>
          <w:szCs w:val="32"/>
        </w:rPr>
      </w:pPr>
      <w:r>
        <w:rPr>
          <w:rFonts w:asciiTheme="majorHAnsi" w:hAnsiTheme="majorHAnsi"/>
          <w:b/>
          <w:sz w:val="32"/>
          <w:szCs w:val="32"/>
        </w:rPr>
        <w:t xml:space="preserve">Reported: </w:t>
      </w:r>
      <w:r w:rsidR="00664F88">
        <w:rPr>
          <w:rFonts w:asciiTheme="majorHAnsi" w:hAnsiTheme="majorHAnsi"/>
          <w:b/>
          <w:sz w:val="32"/>
          <w:szCs w:val="32"/>
        </w:rPr>
        <w:t>December</w:t>
      </w:r>
      <w:r w:rsidR="008C09A0" w:rsidRPr="00C3080D">
        <w:rPr>
          <w:rFonts w:asciiTheme="majorHAnsi" w:hAnsiTheme="majorHAnsi"/>
          <w:b/>
          <w:sz w:val="32"/>
          <w:szCs w:val="32"/>
        </w:rPr>
        <w:t xml:space="preserve"> </w:t>
      </w:r>
      <w:r w:rsidR="00716D2A">
        <w:rPr>
          <w:rFonts w:asciiTheme="majorHAnsi" w:hAnsiTheme="majorHAnsi"/>
          <w:b/>
          <w:sz w:val="32"/>
          <w:szCs w:val="32"/>
        </w:rPr>
        <w:t>20</w:t>
      </w:r>
      <w:r w:rsidR="009679CD" w:rsidRPr="00C3080D">
        <w:rPr>
          <w:rFonts w:asciiTheme="majorHAnsi" w:hAnsiTheme="majorHAnsi"/>
          <w:b/>
          <w:sz w:val="32"/>
          <w:szCs w:val="32"/>
        </w:rPr>
        <w:t>, 201</w:t>
      </w:r>
      <w:r w:rsidR="002A1ABD" w:rsidRPr="00C3080D">
        <w:rPr>
          <w:rFonts w:asciiTheme="majorHAnsi" w:hAnsiTheme="majorHAnsi"/>
          <w:b/>
          <w:sz w:val="32"/>
          <w:szCs w:val="32"/>
        </w:rPr>
        <w:t>3</w:t>
      </w:r>
    </w:p>
    <w:p w14:paraId="6524F9DB" w14:textId="77777777" w:rsidR="00AE7077" w:rsidRDefault="00AE7077" w:rsidP="0039031D">
      <w:pPr>
        <w:pStyle w:val="Heading1"/>
        <w:jc w:val="center"/>
      </w:pPr>
    </w:p>
    <w:p w14:paraId="56923095" w14:textId="77777777" w:rsidR="00C3080D" w:rsidRPr="00C3080D" w:rsidRDefault="00C3080D" w:rsidP="00C3080D">
      <w:pPr>
        <w:sectPr w:rsidR="00C3080D" w:rsidRPr="00C3080D">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NumType w:fmt="lowerRoman" w:start="1"/>
          <w:cols w:space="720"/>
          <w:titlePg/>
          <w:docGrid w:linePitch="360"/>
        </w:sectPr>
      </w:pPr>
    </w:p>
    <w:p w14:paraId="415E9ECB" w14:textId="77777777" w:rsidR="00AE7077" w:rsidRDefault="00AE7077" w:rsidP="00AE7077">
      <w:pPr>
        <w:pStyle w:val="Title"/>
      </w:pPr>
      <w:r>
        <w:lastRenderedPageBreak/>
        <w:t>Contents</w:t>
      </w:r>
    </w:p>
    <w:p w14:paraId="1174C486" w14:textId="77777777" w:rsidR="001B217A" w:rsidRDefault="00C0478E">
      <w:pPr>
        <w:pStyle w:val="TOC1"/>
        <w:rPr>
          <w:rFonts w:asciiTheme="minorHAnsi" w:eastAsiaTheme="minorEastAsia" w:hAnsiTheme="minorHAnsi" w:cstheme="minorBidi"/>
          <w:noProof/>
          <w:sz w:val="24"/>
          <w:lang w:eastAsia="ja-JP"/>
        </w:rPr>
      </w:pPr>
      <w:r>
        <w:fldChar w:fldCharType="begin"/>
      </w:r>
      <w:r w:rsidR="00AE7077">
        <w:instrText xml:space="preserve"> TOC \o "1-3" \h \z \u </w:instrText>
      </w:r>
      <w:r>
        <w:fldChar w:fldCharType="separate"/>
      </w:r>
      <w:r w:rsidR="001B217A">
        <w:rPr>
          <w:noProof/>
        </w:rPr>
        <w:t>Project Background/Objectives</w:t>
      </w:r>
      <w:r w:rsidR="001B217A">
        <w:rPr>
          <w:noProof/>
        </w:rPr>
        <w:tab/>
      </w:r>
      <w:r w:rsidR="001B217A">
        <w:rPr>
          <w:noProof/>
        </w:rPr>
        <w:fldChar w:fldCharType="begin"/>
      </w:r>
      <w:r w:rsidR="001B217A">
        <w:rPr>
          <w:noProof/>
        </w:rPr>
        <w:instrText xml:space="preserve"> PAGEREF _Toc249001919 \h </w:instrText>
      </w:r>
      <w:r w:rsidR="001B217A">
        <w:rPr>
          <w:noProof/>
        </w:rPr>
      </w:r>
      <w:r w:rsidR="001B217A">
        <w:rPr>
          <w:noProof/>
        </w:rPr>
        <w:fldChar w:fldCharType="separate"/>
      </w:r>
      <w:r w:rsidR="001B217A">
        <w:rPr>
          <w:noProof/>
        </w:rPr>
        <w:t>2</w:t>
      </w:r>
      <w:r w:rsidR="001B217A">
        <w:rPr>
          <w:noProof/>
        </w:rPr>
        <w:fldChar w:fldCharType="end"/>
      </w:r>
    </w:p>
    <w:p w14:paraId="47A406A5" w14:textId="77777777" w:rsidR="001B217A" w:rsidRDefault="001B217A">
      <w:pPr>
        <w:pStyle w:val="TOC1"/>
        <w:rPr>
          <w:rFonts w:asciiTheme="minorHAnsi" w:eastAsiaTheme="minorEastAsia" w:hAnsiTheme="minorHAnsi" w:cstheme="minorBidi"/>
          <w:noProof/>
          <w:sz w:val="24"/>
          <w:lang w:eastAsia="ja-JP"/>
        </w:rPr>
      </w:pPr>
      <w:r>
        <w:rPr>
          <w:noProof/>
        </w:rPr>
        <w:t>Personnel Roster</w:t>
      </w:r>
      <w:r>
        <w:rPr>
          <w:noProof/>
        </w:rPr>
        <w:tab/>
      </w:r>
      <w:r>
        <w:rPr>
          <w:noProof/>
        </w:rPr>
        <w:fldChar w:fldCharType="begin"/>
      </w:r>
      <w:r>
        <w:rPr>
          <w:noProof/>
        </w:rPr>
        <w:instrText xml:space="preserve"> PAGEREF _Toc249001920 \h </w:instrText>
      </w:r>
      <w:r>
        <w:rPr>
          <w:noProof/>
        </w:rPr>
      </w:r>
      <w:r>
        <w:rPr>
          <w:noProof/>
        </w:rPr>
        <w:fldChar w:fldCharType="separate"/>
      </w:r>
      <w:r>
        <w:rPr>
          <w:noProof/>
        </w:rPr>
        <w:t>2</w:t>
      </w:r>
      <w:r>
        <w:rPr>
          <w:noProof/>
        </w:rPr>
        <w:fldChar w:fldCharType="end"/>
      </w:r>
    </w:p>
    <w:p w14:paraId="7A9FCA18" w14:textId="77777777" w:rsidR="001B217A" w:rsidRDefault="001B217A">
      <w:pPr>
        <w:pStyle w:val="TOC1"/>
        <w:rPr>
          <w:rFonts w:asciiTheme="minorHAnsi" w:eastAsiaTheme="minorEastAsia" w:hAnsiTheme="minorHAnsi" w:cstheme="minorBidi"/>
          <w:noProof/>
          <w:sz w:val="24"/>
          <w:lang w:eastAsia="ja-JP"/>
        </w:rPr>
      </w:pPr>
      <w:r>
        <w:rPr>
          <w:noProof/>
        </w:rPr>
        <w:t>Contract Overview</w:t>
      </w:r>
      <w:r>
        <w:rPr>
          <w:noProof/>
        </w:rPr>
        <w:tab/>
      </w:r>
      <w:r>
        <w:rPr>
          <w:noProof/>
        </w:rPr>
        <w:fldChar w:fldCharType="begin"/>
      </w:r>
      <w:r>
        <w:rPr>
          <w:noProof/>
        </w:rPr>
        <w:instrText xml:space="preserve"> PAGEREF _Toc249001921 \h </w:instrText>
      </w:r>
      <w:r>
        <w:rPr>
          <w:noProof/>
        </w:rPr>
      </w:r>
      <w:r>
        <w:rPr>
          <w:noProof/>
        </w:rPr>
        <w:fldChar w:fldCharType="separate"/>
      </w:r>
      <w:r>
        <w:rPr>
          <w:noProof/>
        </w:rPr>
        <w:t>3</w:t>
      </w:r>
      <w:r>
        <w:rPr>
          <w:noProof/>
        </w:rPr>
        <w:fldChar w:fldCharType="end"/>
      </w:r>
    </w:p>
    <w:p w14:paraId="5F18F8F9" w14:textId="77777777" w:rsidR="001B217A" w:rsidRDefault="001B217A">
      <w:pPr>
        <w:pStyle w:val="TOC1"/>
        <w:rPr>
          <w:rFonts w:asciiTheme="minorHAnsi" w:eastAsiaTheme="minorEastAsia" w:hAnsiTheme="minorHAnsi" w:cstheme="minorBidi"/>
          <w:noProof/>
          <w:sz w:val="24"/>
          <w:lang w:eastAsia="ja-JP"/>
        </w:rPr>
      </w:pPr>
      <w:r>
        <w:rPr>
          <w:noProof/>
        </w:rPr>
        <w:t>Current Project Status</w:t>
      </w:r>
      <w:r>
        <w:rPr>
          <w:noProof/>
        </w:rPr>
        <w:tab/>
      </w:r>
      <w:r>
        <w:rPr>
          <w:noProof/>
        </w:rPr>
        <w:fldChar w:fldCharType="begin"/>
      </w:r>
      <w:r>
        <w:rPr>
          <w:noProof/>
        </w:rPr>
        <w:instrText xml:space="preserve"> PAGEREF _Toc249001922 \h </w:instrText>
      </w:r>
      <w:r>
        <w:rPr>
          <w:noProof/>
        </w:rPr>
      </w:r>
      <w:r>
        <w:rPr>
          <w:noProof/>
        </w:rPr>
        <w:fldChar w:fldCharType="separate"/>
      </w:r>
      <w:r>
        <w:rPr>
          <w:noProof/>
        </w:rPr>
        <w:t>3</w:t>
      </w:r>
      <w:r>
        <w:rPr>
          <w:noProof/>
        </w:rPr>
        <w:fldChar w:fldCharType="end"/>
      </w:r>
    </w:p>
    <w:p w14:paraId="5C1444D8" w14:textId="77777777" w:rsidR="001B217A" w:rsidRDefault="001B217A">
      <w:pPr>
        <w:pStyle w:val="TOC2"/>
        <w:tabs>
          <w:tab w:val="right" w:leader="dot" w:pos="9350"/>
        </w:tabs>
        <w:rPr>
          <w:rFonts w:asciiTheme="minorHAnsi" w:eastAsiaTheme="minorEastAsia" w:hAnsiTheme="minorHAnsi" w:cstheme="minorBidi"/>
          <w:noProof/>
          <w:sz w:val="24"/>
          <w:lang w:eastAsia="ja-JP"/>
        </w:rPr>
      </w:pPr>
      <w:r>
        <w:rPr>
          <w:noProof/>
        </w:rPr>
        <w:t>Update AIM wiki pages</w:t>
      </w:r>
      <w:r>
        <w:rPr>
          <w:noProof/>
        </w:rPr>
        <w:tab/>
      </w:r>
      <w:r>
        <w:rPr>
          <w:noProof/>
        </w:rPr>
        <w:fldChar w:fldCharType="begin"/>
      </w:r>
      <w:r>
        <w:rPr>
          <w:noProof/>
        </w:rPr>
        <w:instrText xml:space="preserve"> PAGEREF _Toc249001923 \h </w:instrText>
      </w:r>
      <w:r>
        <w:rPr>
          <w:noProof/>
        </w:rPr>
      </w:r>
      <w:r>
        <w:rPr>
          <w:noProof/>
        </w:rPr>
        <w:fldChar w:fldCharType="separate"/>
      </w:r>
      <w:r>
        <w:rPr>
          <w:noProof/>
        </w:rPr>
        <w:t>3</w:t>
      </w:r>
      <w:r>
        <w:rPr>
          <w:noProof/>
        </w:rPr>
        <w:fldChar w:fldCharType="end"/>
      </w:r>
    </w:p>
    <w:p w14:paraId="10A1EAE3" w14:textId="77777777" w:rsidR="001B217A" w:rsidRDefault="001B217A">
      <w:pPr>
        <w:pStyle w:val="TOC2"/>
        <w:tabs>
          <w:tab w:val="right" w:leader="dot" w:pos="9350"/>
        </w:tabs>
        <w:rPr>
          <w:rFonts w:asciiTheme="minorHAnsi" w:eastAsiaTheme="minorEastAsia" w:hAnsiTheme="minorHAnsi" w:cstheme="minorBidi"/>
          <w:noProof/>
          <w:sz w:val="24"/>
          <w:lang w:eastAsia="ja-JP"/>
        </w:rPr>
      </w:pPr>
      <w:r>
        <w:rPr>
          <w:noProof/>
        </w:rPr>
        <w:t>ClearCanvas</w:t>
      </w:r>
      <w:r>
        <w:rPr>
          <w:noProof/>
        </w:rPr>
        <w:tab/>
      </w:r>
      <w:r>
        <w:rPr>
          <w:noProof/>
        </w:rPr>
        <w:fldChar w:fldCharType="begin"/>
      </w:r>
      <w:r>
        <w:rPr>
          <w:noProof/>
        </w:rPr>
        <w:instrText xml:space="preserve"> PAGEREF _Toc249001924 \h </w:instrText>
      </w:r>
      <w:r>
        <w:rPr>
          <w:noProof/>
        </w:rPr>
      </w:r>
      <w:r>
        <w:rPr>
          <w:noProof/>
        </w:rPr>
        <w:fldChar w:fldCharType="separate"/>
      </w:r>
      <w:r>
        <w:rPr>
          <w:noProof/>
        </w:rPr>
        <w:t>4</w:t>
      </w:r>
      <w:r>
        <w:rPr>
          <w:noProof/>
        </w:rPr>
        <w:fldChar w:fldCharType="end"/>
      </w:r>
    </w:p>
    <w:p w14:paraId="2EBCC6D4" w14:textId="77777777" w:rsidR="001B217A" w:rsidRDefault="001B217A">
      <w:pPr>
        <w:pStyle w:val="TOC2"/>
        <w:tabs>
          <w:tab w:val="right" w:leader="dot" w:pos="9350"/>
        </w:tabs>
        <w:rPr>
          <w:rFonts w:asciiTheme="minorHAnsi" w:eastAsiaTheme="minorEastAsia" w:hAnsiTheme="minorHAnsi" w:cstheme="minorBidi"/>
          <w:noProof/>
          <w:sz w:val="24"/>
          <w:lang w:eastAsia="ja-JP"/>
        </w:rPr>
      </w:pPr>
      <w:r>
        <w:rPr>
          <w:noProof/>
        </w:rPr>
        <w:t>AIM Workstation 4.5 and DICOM Segmentation</w:t>
      </w:r>
      <w:r>
        <w:rPr>
          <w:noProof/>
        </w:rPr>
        <w:tab/>
      </w:r>
      <w:r>
        <w:rPr>
          <w:noProof/>
        </w:rPr>
        <w:fldChar w:fldCharType="begin"/>
      </w:r>
      <w:r>
        <w:rPr>
          <w:noProof/>
        </w:rPr>
        <w:instrText xml:space="preserve"> PAGEREF _Toc249001925 \h </w:instrText>
      </w:r>
      <w:r>
        <w:rPr>
          <w:noProof/>
        </w:rPr>
      </w:r>
      <w:r>
        <w:rPr>
          <w:noProof/>
        </w:rPr>
        <w:fldChar w:fldCharType="separate"/>
      </w:r>
      <w:r>
        <w:rPr>
          <w:noProof/>
        </w:rPr>
        <w:t>4</w:t>
      </w:r>
      <w:r>
        <w:rPr>
          <w:noProof/>
        </w:rPr>
        <w:fldChar w:fldCharType="end"/>
      </w:r>
    </w:p>
    <w:p w14:paraId="1B248DFB" w14:textId="77777777" w:rsidR="001B217A" w:rsidRDefault="001B217A">
      <w:pPr>
        <w:pStyle w:val="TOC2"/>
        <w:tabs>
          <w:tab w:val="right" w:leader="dot" w:pos="9350"/>
        </w:tabs>
        <w:rPr>
          <w:rFonts w:asciiTheme="minorHAnsi" w:eastAsiaTheme="minorEastAsia" w:hAnsiTheme="minorHAnsi" w:cstheme="minorBidi"/>
          <w:noProof/>
          <w:sz w:val="24"/>
          <w:lang w:eastAsia="ja-JP"/>
        </w:rPr>
      </w:pPr>
      <w:r>
        <w:rPr>
          <w:noProof/>
        </w:rPr>
        <w:t>AIM ATS and AIM DOS</w:t>
      </w:r>
      <w:r>
        <w:rPr>
          <w:noProof/>
        </w:rPr>
        <w:tab/>
      </w:r>
      <w:r>
        <w:rPr>
          <w:noProof/>
        </w:rPr>
        <w:fldChar w:fldCharType="begin"/>
      </w:r>
      <w:r>
        <w:rPr>
          <w:noProof/>
        </w:rPr>
        <w:instrText xml:space="preserve"> PAGEREF _Toc249001926 \h </w:instrText>
      </w:r>
      <w:r>
        <w:rPr>
          <w:noProof/>
        </w:rPr>
      </w:r>
      <w:r>
        <w:rPr>
          <w:noProof/>
        </w:rPr>
        <w:fldChar w:fldCharType="separate"/>
      </w:r>
      <w:r>
        <w:rPr>
          <w:noProof/>
        </w:rPr>
        <w:t>5</w:t>
      </w:r>
      <w:r>
        <w:rPr>
          <w:noProof/>
        </w:rPr>
        <w:fldChar w:fldCharType="end"/>
      </w:r>
    </w:p>
    <w:p w14:paraId="64679D4A" w14:textId="77777777" w:rsidR="001B217A" w:rsidRDefault="001B217A">
      <w:pPr>
        <w:pStyle w:val="TOC2"/>
        <w:tabs>
          <w:tab w:val="right" w:leader="dot" w:pos="9350"/>
        </w:tabs>
        <w:rPr>
          <w:rFonts w:asciiTheme="minorHAnsi" w:eastAsiaTheme="minorEastAsia" w:hAnsiTheme="minorHAnsi" w:cstheme="minorBidi"/>
          <w:noProof/>
          <w:sz w:val="24"/>
          <w:lang w:eastAsia="ja-JP"/>
        </w:rPr>
      </w:pPr>
      <w:r>
        <w:rPr>
          <w:noProof/>
        </w:rPr>
        <w:t>Extending AIM Foundation</w:t>
      </w:r>
      <w:r>
        <w:rPr>
          <w:noProof/>
        </w:rPr>
        <w:tab/>
      </w:r>
      <w:r>
        <w:rPr>
          <w:noProof/>
        </w:rPr>
        <w:fldChar w:fldCharType="begin"/>
      </w:r>
      <w:r>
        <w:rPr>
          <w:noProof/>
        </w:rPr>
        <w:instrText xml:space="preserve"> PAGEREF _Toc249001927 \h </w:instrText>
      </w:r>
      <w:r>
        <w:rPr>
          <w:noProof/>
        </w:rPr>
      </w:r>
      <w:r>
        <w:rPr>
          <w:noProof/>
        </w:rPr>
        <w:fldChar w:fldCharType="separate"/>
      </w:r>
      <w:r>
        <w:rPr>
          <w:noProof/>
        </w:rPr>
        <w:t>5</w:t>
      </w:r>
      <w:r>
        <w:rPr>
          <w:noProof/>
        </w:rPr>
        <w:fldChar w:fldCharType="end"/>
      </w:r>
    </w:p>
    <w:p w14:paraId="760A082E" w14:textId="77777777" w:rsidR="001B217A" w:rsidRDefault="001B217A">
      <w:pPr>
        <w:pStyle w:val="TOC2"/>
        <w:tabs>
          <w:tab w:val="right" w:leader="dot" w:pos="9350"/>
        </w:tabs>
        <w:rPr>
          <w:rFonts w:asciiTheme="minorHAnsi" w:eastAsiaTheme="minorEastAsia" w:hAnsiTheme="minorHAnsi" w:cstheme="minorBidi"/>
          <w:noProof/>
          <w:sz w:val="24"/>
          <w:lang w:eastAsia="ja-JP"/>
        </w:rPr>
      </w:pPr>
      <w:r>
        <w:rPr>
          <w:noProof/>
        </w:rPr>
        <w:t>AIM at RSNA 2013</w:t>
      </w:r>
      <w:r>
        <w:rPr>
          <w:noProof/>
        </w:rPr>
        <w:tab/>
      </w:r>
      <w:r>
        <w:rPr>
          <w:noProof/>
        </w:rPr>
        <w:fldChar w:fldCharType="begin"/>
      </w:r>
      <w:r>
        <w:rPr>
          <w:noProof/>
        </w:rPr>
        <w:instrText xml:space="preserve"> PAGEREF _Toc249001928 \h </w:instrText>
      </w:r>
      <w:r>
        <w:rPr>
          <w:noProof/>
        </w:rPr>
      </w:r>
      <w:r>
        <w:rPr>
          <w:noProof/>
        </w:rPr>
        <w:fldChar w:fldCharType="separate"/>
      </w:r>
      <w:r>
        <w:rPr>
          <w:noProof/>
        </w:rPr>
        <w:t>5</w:t>
      </w:r>
      <w:r>
        <w:rPr>
          <w:noProof/>
        </w:rPr>
        <w:fldChar w:fldCharType="end"/>
      </w:r>
    </w:p>
    <w:p w14:paraId="79E8C6EA" w14:textId="77777777" w:rsidR="001B217A" w:rsidRDefault="001B217A">
      <w:pPr>
        <w:pStyle w:val="TOC1"/>
        <w:rPr>
          <w:rFonts w:asciiTheme="minorHAnsi" w:eastAsiaTheme="minorEastAsia" w:hAnsiTheme="minorHAnsi" w:cstheme="minorBidi"/>
          <w:noProof/>
          <w:sz w:val="24"/>
          <w:lang w:eastAsia="ja-JP"/>
        </w:rPr>
      </w:pPr>
      <w:r>
        <w:rPr>
          <w:noProof/>
        </w:rPr>
        <w:t>Description of Work Completed During the Month</w:t>
      </w:r>
      <w:r>
        <w:rPr>
          <w:noProof/>
        </w:rPr>
        <w:tab/>
      </w:r>
      <w:r>
        <w:rPr>
          <w:noProof/>
        </w:rPr>
        <w:fldChar w:fldCharType="begin"/>
      </w:r>
      <w:r>
        <w:rPr>
          <w:noProof/>
        </w:rPr>
        <w:instrText xml:space="preserve"> PAGEREF _Toc249001929 \h </w:instrText>
      </w:r>
      <w:r>
        <w:rPr>
          <w:noProof/>
        </w:rPr>
      </w:r>
      <w:r>
        <w:rPr>
          <w:noProof/>
        </w:rPr>
        <w:fldChar w:fldCharType="separate"/>
      </w:r>
      <w:r>
        <w:rPr>
          <w:noProof/>
        </w:rPr>
        <w:t>9</w:t>
      </w:r>
      <w:r>
        <w:rPr>
          <w:noProof/>
        </w:rPr>
        <w:fldChar w:fldCharType="end"/>
      </w:r>
    </w:p>
    <w:p w14:paraId="72240919" w14:textId="77777777" w:rsidR="001B217A" w:rsidRDefault="001B217A">
      <w:pPr>
        <w:pStyle w:val="TOC2"/>
        <w:tabs>
          <w:tab w:val="right" w:leader="dot" w:pos="9350"/>
        </w:tabs>
        <w:rPr>
          <w:rFonts w:asciiTheme="minorHAnsi" w:eastAsiaTheme="minorEastAsia" w:hAnsiTheme="minorHAnsi" w:cstheme="minorBidi"/>
          <w:noProof/>
          <w:sz w:val="24"/>
          <w:lang w:eastAsia="ja-JP"/>
        </w:rPr>
      </w:pPr>
      <w:r>
        <w:rPr>
          <w:noProof/>
        </w:rPr>
        <w:t>External Meetings</w:t>
      </w:r>
      <w:r>
        <w:rPr>
          <w:noProof/>
        </w:rPr>
        <w:tab/>
      </w:r>
      <w:r>
        <w:rPr>
          <w:noProof/>
        </w:rPr>
        <w:fldChar w:fldCharType="begin"/>
      </w:r>
      <w:r>
        <w:rPr>
          <w:noProof/>
        </w:rPr>
        <w:instrText xml:space="preserve"> PAGEREF _Toc249001930 \h </w:instrText>
      </w:r>
      <w:r>
        <w:rPr>
          <w:noProof/>
        </w:rPr>
      </w:r>
      <w:r>
        <w:rPr>
          <w:noProof/>
        </w:rPr>
        <w:fldChar w:fldCharType="separate"/>
      </w:r>
      <w:r>
        <w:rPr>
          <w:noProof/>
        </w:rPr>
        <w:t>9</w:t>
      </w:r>
      <w:r>
        <w:rPr>
          <w:noProof/>
        </w:rPr>
        <w:fldChar w:fldCharType="end"/>
      </w:r>
    </w:p>
    <w:p w14:paraId="6B7DFB4A" w14:textId="77777777" w:rsidR="001B217A" w:rsidRDefault="001B217A">
      <w:pPr>
        <w:pStyle w:val="TOC2"/>
        <w:tabs>
          <w:tab w:val="right" w:leader="dot" w:pos="9350"/>
        </w:tabs>
        <w:rPr>
          <w:rFonts w:asciiTheme="minorHAnsi" w:eastAsiaTheme="minorEastAsia" w:hAnsiTheme="minorHAnsi" w:cstheme="minorBidi"/>
          <w:noProof/>
          <w:sz w:val="24"/>
          <w:lang w:eastAsia="ja-JP"/>
        </w:rPr>
      </w:pPr>
      <w:r>
        <w:rPr>
          <w:noProof/>
        </w:rPr>
        <w:t>Project Progress</w:t>
      </w:r>
      <w:r>
        <w:rPr>
          <w:noProof/>
        </w:rPr>
        <w:tab/>
      </w:r>
      <w:r>
        <w:rPr>
          <w:noProof/>
        </w:rPr>
        <w:fldChar w:fldCharType="begin"/>
      </w:r>
      <w:r>
        <w:rPr>
          <w:noProof/>
        </w:rPr>
        <w:instrText xml:space="preserve"> PAGEREF _Toc249001931 \h </w:instrText>
      </w:r>
      <w:r>
        <w:rPr>
          <w:noProof/>
        </w:rPr>
      </w:r>
      <w:r>
        <w:rPr>
          <w:noProof/>
        </w:rPr>
        <w:fldChar w:fldCharType="separate"/>
      </w:r>
      <w:r>
        <w:rPr>
          <w:noProof/>
        </w:rPr>
        <w:t>11</w:t>
      </w:r>
      <w:r>
        <w:rPr>
          <w:noProof/>
        </w:rPr>
        <w:fldChar w:fldCharType="end"/>
      </w:r>
    </w:p>
    <w:p w14:paraId="5B1E45C9" w14:textId="77777777" w:rsidR="001B217A" w:rsidRDefault="001B217A">
      <w:pPr>
        <w:pStyle w:val="TOC2"/>
        <w:tabs>
          <w:tab w:val="right" w:leader="dot" w:pos="9350"/>
        </w:tabs>
        <w:rPr>
          <w:rFonts w:asciiTheme="minorHAnsi" w:eastAsiaTheme="minorEastAsia" w:hAnsiTheme="minorHAnsi" w:cstheme="minorBidi"/>
          <w:noProof/>
          <w:sz w:val="24"/>
          <w:lang w:eastAsia="ja-JP"/>
        </w:rPr>
      </w:pPr>
      <w:r>
        <w:rPr>
          <w:noProof/>
        </w:rPr>
        <w:t>Status of Milestones</w:t>
      </w:r>
      <w:r>
        <w:rPr>
          <w:noProof/>
        </w:rPr>
        <w:tab/>
      </w:r>
      <w:r>
        <w:rPr>
          <w:noProof/>
        </w:rPr>
        <w:fldChar w:fldCharType="begin"/>
      </w:r>
      <w:r>
        <w:rPr>
          <w:noProof/>
        </w:rPr>
        <w:instrText xml:space="preserve"> PAGEREF _Toc249001932 \h </w:instrText>
      </w:r>
      <w:r>
        <w:rPr>
          <w:noProof/>
        </w:rPr>
      </w:r>
      <w:r>
        <w:rPr>
          <w:noProof/>
        </w:rPr>
        <w:fldChar w:fldCharType="separate"/>
      </w:r>
      <w:r>
        <w:rPr>
          <w:noProof/>
        </w:rPr>
        <w:t>11</w:t>
      </w:r>
      <w:r>
        <w:rPr>
          <w:noProof/>
        </w:rPr>
        <w:fldChar w:fldCharType="end"/>
      </w:r>
    </w:p>
    <w:p w14:paraId="33680C42" w14:textId="77777777" w:rsidR="001B217A" w:rsidRDefault="001B217A">
      <w:pPr>
        <w:pStyle w:val="TOC2"/>
        <w:tabs>
          <w:tab w:val="right" w:leader="dot" w:pos="9350"/>
        </w:tabs>
        <w:rPr>
          <w:rFonts w:asciiTheme="minorHAnsi" w:eastAsiaTheme="minorEastAsia" w:hAnsiTheme="minorHAnsi" w:cstheme="minorBidi"/>
          <w:noProof/>
          <w:sz w:val="24"/>
          <w:lang w:eastAsia="ja-JP"/>
        </w:rPr>
      </w:pPr>
      <w:r>
        <w:rPr>
          <w:noProof/>
        </w:rPr>
        <w:t>Work Planned for Next Month</w:t>
      </w:r>
      <w:r>
        <w:rPr>
          <w:noProof/>
        </w:rPr>
        <w:tab/>
      </w:r>
      <w:r>
        <w:rPr>
          <w:noProof/>
        </w:rPr>
        <w:fldChar w:fldCharType="begin"/>
      </w:r>
      <w:r>
        <w:rPr>
          <w:noProof/>
        </w:rPr>
        <w:instrText xml:space="preserve"> PAGEREF _Toc249001933 \h </w:instrText>
      </w:r>
      <w:r>
        <w:rPr>
          <w:noProof/>
        </w:rPr>
      </w:r>
      <w:r>
        <w:rPr>
          <w:noProof/>
        </w:rPr>
        <w:fldChar w:fldCharType="separate"/>
      </w:r>
      <w:r>
        <w:rPr>
          <w:noProof/>
        </w:rPr>
        <w:t>11</w:t>
      </w:r>
      <w:r>
        <w:rPr>
          <w:noProof/>
        </w:rPr>
        <w:fldChar w:fldCharType="end"/>
      </w:r>
    </w:p>
    <w:p w14:paraId="39AB0A75" w14:textId="77777777" w:rsidR="001B217A" w:rsidRDefault="001B217A">
      <w:pPr>
        <w:pStyle w:val="TOC2"/>
        <w:tabs>
          <w:tab w:val="right" w:leader="dot" w:pos="9350"/>
        </w:tabs>
        <w:rPr>
          <w:rFonts w:asciiTheme="minorHAnsi" w:eastAsiaTheme="minorEastAsia" w:hAnsiTheme="minorHAnsi" w:cstheme="minorBidi"/>
          <w:noProof/>
          <w:sz w:val="24"/>
          <w:lang w:eastAsia="ja-JP"/>
        </w:rPr>
      </w:pPr>
      <w:r>
        <w:rPr>
          <w:noProof/>
        </w:rPr>
        <w:t>Travel Planned for Next Month</w:t>
      </w:r>
      <w:r>
        <w:rPr>
          <w:noProof/>
        </w:rPr>
        <w:tab/>
      </w:r>
      <w:r>
        <w:rPr>
          <w:noProof/>
        </w:rPr>
        <w:fldChar w:fldCharType="begin"/>
      </w:r>
      <w:r>
        <w:rPr>
          <w:noProof/>
        </w:rPr>
        <w:instrText xml:space="preserve"> PAGEREF _Toc249001934 \h </w:instrText>
      </w:r>
      <w:r>
        <w:rPr>
          <w:noProof/>
        </w:rPr>
      </w:r>
      <w:r>
        <w:rPr>
          <w:noProof/>
        </w:rPr>
        <w:fldChar w:fldCharType="separate"/>
      </w:r>
      <w:r>
        <w:rPr>
          <w:noProof/>
        </w:rPr>
        <w:t>11</w:t>
      </w:r>
      <w:r>
        <w:rPr>
          <w:noProof/>
        </w:rPr>
        <w:fldChar w:fldCharType="end"/>
      </w:r>
    </w:p>
    <w:p w14:paraId="71BCF31B" w14:textId="77777777" w:rsidR="001B217A" w:rsidRDefault="001B217A">
      <w:pPr>
        <w:pStyle w:val="TOC1"/>
        <w:rPr>
          <w:rFonts w:asciiTheme="minorHAnsi" w:eastAsiaTheme="minorEastAsia" w:hAnsiTheme="minorHAnsi" w:cstheme="minorBidi"/>
          <w:noProof/>
          <w:sz w:val="24"/>
          <w:lang w:eastAsia="ja-JP"/>
        </w:rPr>
      </w:pPr>
      <w:r>
        <w:rPr>
          <w:noProof/>
        </w:rPr>
        <w:t>Issue Management</w:t>
      </w:r>
      <w:r>
        <w:rPr>
          <w:noProof/>
        </w:rPr>
        <w:tab/>
      </w:r>
      <w:r>
        <w:rPr>
          <w:noProof/>
        </w:rPr>
        <w:fldChar w:fldCharType="begin"/>
      </w:r>
      <w:r>
        <w:rPr>
          <w:noProof/>
        </w:rPr>
        <w:instrText xml:space="preserve"> PAGEREF _Toc249001935 \h </w:instrText>
      </w:r>
      <w:r>
        <w:rPr>
          <w:noProof/>
        </w:rPr>
      </w:r>
      <w:r>
        <w:rPr>
          <w:noProof/>
        </w:rPr>
        <w:fldChar w:fldCharType="separate"/>
      </w:r>
      <w:r>
        <w:rPr>
          <w:noProof/>
        </w:rPr>
        <w:t>11</w:t>
      </w:r>
      <w:r>
        <w:rPr>
          <w:noProof/>
        </w:rPr>
        <w:fldChar w:fldCharType="end"/>
      </w:r>
    </w:p>
    <w:p w14:paraId="78C75362" w14:textId="77777777" w:rsidR="001B217A" w:rsidRDefault="001B217A">
      <w:pPr>
        <w:pStyle w:val="TOC1"/>
        <w:rPr>
          <w:rFonts w:asciiTheme="minorHAnsi" w:eastAsiaTheme="minorEastAsia" w:hAnsiTheme="minorHAnsi" w:cstheme="minorBidi"/>
          <w:noProof/>
          <w:sz w:val="24"/>
          <w:lang w:eastAsia="ja-JP"/>
        </w:rPr>
      </w:pPr>
      <w:r>
        <w:rPr>
          <w:noProof/>
        </w:rPr>
        <w:t>Risk Management</w:t>
      </w:r>
      <w:r>
        <w:rPr>
          <w:noProof/>
        </w:rPr>
        <w:tab/>
      </w:r>
      <w:r>
        <w:rPr>
          <w:noProof/>
        </w:rPr>
        <w:fldChar w:fldCharType="begin"/>
      </w:r>
      <w:r>
        <w:rPr>
          <w:noProof/>
        </w:rPr>
        <w:instrText xml:space="preserve"> PAGEREF _Toc249001936 \h </w:instrText>
      </w:r>
      <w:r>
        <w:rPr>
          <w:noProof/>
        </w:rPr>
      </w:r>
      <w:r>
        <w:rPr>
          <w:noProof/>
        </w:rPr>
        <w:fldChar w:fldCharType="separate"/>
      </w:r>
      <w:r>
        <w:rPr>
          <w:noProof/>
        </w:rPr>
        <w:t>11</w:t>
      </w:r>
      <w:r>
        <w:rPr>
          <w:noProof/>
        </w:rPr>
        <w:fldChar w:fldCharType="end"/>
      </w:r>
    </w:p>
    <w:p w14:paraId="11D6CB1E" w14:textId="77777777" w:rsidR="001B217A" w:rsidRDefault="001B217A">
      <w:pPr>
        <w:pStyle w:val="TOC1"/>
        <w:rPr>
          <w:rFonts w:asciiTheme="minorHAnsi" w:eastAsiaTheme="minorEastAsia" w:hAnsiTheme="minorHAnsi" w:cstheme="minorBidi"/>
          <w:noProof/>
          <w:sz w:val="24"/>
          <w:lang w:eastAsia="ja-JP"/>
        </w:rPr>
      </w:pPr>
      <w:r>
        <w:rPr>
          <w:noProof/>
        </w:rPr>
        <w:t>External Dependencies</w:t>
      </w:r>
      <w:r>
        <w:rPr>
          <w:noProof/>
        </w:rPr>
        <w:tab/>
      </w:r>
      <w:r>
        <w:rPr>
          <w:noProof/>
        </w:rPr>
        <w:fldChar w:fldCharType="begin"/>
      </w:r>
      <w:r>
        <w:rPr>
          <w:noProof/>
        </w:rPr>
        <w:instrText xml:space="preserve"> PAGEREF _Toc249001937 \h </w:instrText>
      </w:r>
      <w:r>
        <w:rPr>
          <w:noProof/>
        </w:rPr>
      </w:r>
      <w:r>
        <w:rPr>
          <w:noProof/>
        </w:rPr>
        <w:fldChar w:fldCharType="separate"/>
      </w:r>
      <w:r>
        <w:rPr>
          <w:noProof/>
        </w:rPr>
        <w:t>12</w:t>
      </w:r>
      <w:r>
        <w:rPr>
          <w:noProof/>
        </w:rPr>
        <w:fldChar w:fldCharType="end"/>
      </w:r>
    </w:p>
    <w:p w14:paraId="783B02C1" w14:textId="77777777" w:rsidR="001B217A" w:rsidRDefault="001B217A">
      <w:pPr>
        <w:pStyle w:val="TOC1"/>
        <w:rPr>
          <w:rFonts w:asciiTheme="minorHAnsi" w:eastAsiaTheme="minorEastAsia" w:hAnsiTheme="minorHAnsi" w:cstheme="minorBidi"/>
          <w:noProof/>
          <w:sz w:val="24"/>
          <w:lang w:eastAsia="ja-JP"/>
        </w:rPr>
      </w:pPr>
      <w:r>
        <w:rPr>
          <w:noProof/>
        </w:rPr>
        <w:t>Status of Deliverables</w:t>
      </w:r>
      <w:r>
        <w:rPr>
          <w:noProof/>
        </w:rPr>
        <w:tab/>
      </w:r>
      <w:r>
        <w:rPr>
          <w:noProof/>
        </w:rPr>
        <w:fldChar w:fldCharType="begin"/>
      </w:r>
      <w:r>
        <w:rPr>
          <w:noProof/>
        </w:rPr>
        <w:instrText xml:space="preserve"> PAGEREF _Toc249001938 \h </w:instrText>
      </w:r>
      <w:r>
        <w:rPr>
          <w:noProof/>
        </w:rPr>
      </w:r>
      <w:r>
        <w:rPr>
          <w:noProof/>
        </w:rPr>
        <w:fldChar w:fldCharType="separate"/>
      </w:r>
      <w:r>
        <w:rPr>
          <w:noProof/>
        </w:rPr>
        <w:t>12</w:t>
      </w:r>
      <w:r>
        <w:rPr>
          <w:noProof/>
        </w:rPr>
        <w:fldChar w:fldCharType="end"/>
      </w:r>
    </w:p>
    <w:p w14:paraId="7BE1D3B5" w14:textId="77777777" w:rsidR="00AE7077" w:rsidRDefault="00C0478E" w:rsidP="00F66F52">
      <w:pPr>
        <w:sectPr w:rsidR="00AE7077">
          <w:footerReference w:type="first" r:id="rId15"/>
          <w:pgSz w:w="12240" w:h="15840"/>
          <w:pgMar w:top="1440" w:right="1440" w:bottom="1440" w:left="1440" w:header="720" w:footer="720" w:gutter="0"/>
          <w:pgNumType w:fmt="lowerRoman" w:start="1"/>
          <w:cols w:space="720"/>
          <w:titlePg/>
          <w:docGrid w:linePitch="360"/>
        </w:sectPr>
      </w:pPr>
      <w:r>
        <w:fldChar w:fldCharType="end"/>
      </w:r>
    </w:p>
    <w:p w14:paraId="2183B487" w14:textId="77777777" w:rsidR="009F68A6" w:rsidRPr="007D77D8" w:rsidRDefault="009F68A6" w:rsidP="00635A55">
      <w:pPr>
        <w:pStyle w:val="Heading1"/>
      </w:pPr>
      <w:bookmarkStart w:id="0" w:name="_Toc352426609"/>
      <w:bookmarkStart w:id="1" w:name="_Toc249001919"/>
      <w:r w:rsidRPr="00CB32B7">
        <w:lastRenderedPageBreak/>
        <w:t xml:space="preserve">Project </w:t>
      </w:r>
      <w:r w:rsidRPr="007B333C">
        <w:t>Background</w:t>
      </w:r>
      <w:r w:rsidRPr="00CB32B7">
        <w:t>/Objectives</w:t>
      </w:r>
      <w:bookmarkEnd w:id="0"/>
      <w:bookmarkEnd w:id="1"/>
    </w:p>
    <w:p w14:paraId="54B15690" w14:textId="77777777" w:rsidR="00A94883" w:rsidRDefault="00273422" w:rsidP="007B333C">
      <w:r w:rsidRPr="00AC6B01">
        <w:t>Th</w:t>
      </w:r>
      <w:r>
        <w:t>e</w:t>
      </w:r>
      <w:r w:rsidRPr="00AC6B01">
        <w:t xml:space="preserve"> </w:t>
      </w:r>
      <w:r w:rsidR="005E7040">
        <w:t xml:space="preserve">objective of this </w:t>
      </w:r>
      <w:r w:rsidR="001D056C" w:rsidRPr="00AC6B01">
        <w:t xml:space="preserve">project is </w:t>
      </w:r>
      <w:r w:rsidR="005E7040">
        <w:t xml:space="preserve">to continue to </w:t>
      </w:r>
      <w:r w:rsidR="001D056C">
        <w:t>develop</w:t>
      </w:r>
      <w:r w:rsidR="00A56001">
        <w:t xml:space="preserve"> the</w:t>
      </w:r>
      <w:r w:rsidR="001D056C" w:rsidRPr="00AC6B01">
        <w:t xml:space="preserve"> </w:t>
      </w:r>
      <w:r w:rsidR="00635422" w:rsidRPr="00635422">
        <w:rPr>
          <w:szCs w:val="22"/>
        </w:rPr>
        <w:t xml:space="preserve">Annotation and Imaging Markup </w:t>
      </w:r>
      <w:r w:rsidR="00635422">
        <w:rPr>
          <w:sz w:val="22"/>
          <w:szCs w:val="22"/>
        </w:rPr>
        <w:t>(</w:t>
      </w:r>
      <w:r w:rsidR="001D056C" w:rsidRPr="00AC6B01">
        <w:t>AIM</w:t>
      </w:r>
      <w:r w:rsidR="00635422">
        <w:t>) software library and tools</w:t>
      </w:r>
      <w:r w:rsidR="001D056C" w:rsidRPr="00AC6B01">
        <w:t xml:space="preserve"> </w:t>
      </w:r>
      <w:r w:rsidR="00635422">
        <w:t xml:space="preserve">based on </w:t>
      </w:r>
      <w:r w:rsidR="005E7040">
        <w:t xml:space="preserve">the </w:t>
      </w:r>
      <w:r w:rsidR="00635422">
        <w:t xml:space="preserve">AIM </w:t>
      </w:r>
      <w:r w:rsidR="001D056C" w:rsidRPr="00AC6B01">
        <w:t>v4.0</w:t>
      </w:r>
      <w:r w:rsidR="001D056C">
        <w:t xml:space="preserve"> model</w:t>
      </w:r>
      <w:r w:rsidR="001D056C" w:rsidRPr="00AC6B01">
        <w:t xml:space="preserve"> to meet the challenge of targeted multi</w:t>
      </w:r>
      <w:r w:rsidR="00635422">
        <w:t xml:space="preserve">ple </w:t>
      </w:r>
      <w:r w:rsidR="00F17672">
        <w:t xml:space="preserve">imaging </w:t>
      </w:r>
      <w:r w:rsidR="00635422">
        <w:t>domains</w:t>
      </w:r>
      <w:r w:rsidR="005E7040">
        <w:t>,</w:t>
      </w:r>
      <w:r w:rsidR="00635422">
        <w:t xml:space="preserve"> including Radiology and</w:t>
      </w:r>
      <w:r w:rsidR="001D056C" w:rsidRPr="00AC6B01">
        <w:t xml:space="preserve"> Radiation Oncology.</w:t>
      </w:r>
      <w:r w:rsidR="001D056C">
        <w:t xml:space="preserve"> The </w:t>
      </w:r>
      <w:r w:rsidR="00991426">
        <w:t xml:space="preserve">AIM </w:t>
      </w:r>
      <w:r w:rsidR="001D056C">
        <w:t>model</w:t>
      </w:r>
      <w:r w:rsidR="001D056C" w:rsidRPr="00AC6B01">
        <w:t xml:space="preserve"> establish</w:t>
      </w:r>
      <w:r w:rsidR="00D41343">
        <w:t>es</w:t>
      </w:r>
      <w:r w:rsidR="001D056C" w:rsidRPr="00AC6B01">
        <w:t xml:space="preserve"> a solid foundation </w:t>
      </w:r>
      <w:r w:rsidR="005E7040">
        <w:t>for the growth of</w:t>
      </w:r>
      <w:r w:rsidR="005E7040" w:rsidRPr="00AC6B01">
        <w:t xml:space="preserve"> </w:t>
      </w:r>
      <w:r w:rsidR="00A56001">
        <w:t>AIM in specific areas such as</w:t>
      </w:r>
      <w:r w:rsidR="001D056C" w:rsidRPr="00AC6B01">
        <w:t xml:space="preserve"> clinical trial</w:t>
      </w:r>
      <w:r w:rsidR="00A56001">
        <w:t>s</w:t>
      </w:r>
      <w:r w:rsidR="001D056C" w:rsidRPr="00AC6B01">
        <w:t xml:space="preserve"> and life science.</w:t>
      </w:r>
      <w:r w:rsidR="001D056C">
        <w:t xml:space="preserve"> </w:t>
      </w:r>
      <w:r w:rsidR="00635422" w:rsidRPr="00906C51">
        <w:rPr>
          <w:szCs w:val="22"/>
        </w:rPr>
        <w:t xml:space="preserve">The AIM standard has demonstrated its usefulness by collecting the descriptive information of images with user-generated graphical symbols, computational results, and textual descriptors placed on the images in a single common information source. </w:t>
      </w:r>
      <w:r w:rsidR="000E5C6A" w:rsidRPr="00906C51">
        <w:t>The AIM model is</w:t>
      </w:r>
      <w:r w:rsidR="00737E1C" w:rsidRPr="00906C51">
        <w:t xml:space="preserve"> necessarily</w:t>
      </w:r>
      <w:r w:rsidR="000E5C6A" w:rsidRPr="00906C51">
        <w:t xml:space="preserve"> complex and comprehensive.</w:t>
      </w:r>
      <w:r w:rsidR="000E5C6A">
        <w:t xml:space="preserve"> Typical</w:t>
      </w:r>
      <w:r w:rsidR="00737E1C">
        <w:t>ly,</w:t>
      </w:r>
      <w:r w:rsidR="000E5C6A">
        <w:t xml:space="preserve"> users do not </w:t>
      </w:r>
      <w:r w:rsidR="00737E1C">
        <w:t xml:space="preserve">want </w:t>
      </w:r>
      <w:r w:rsidR="000E5C6A">
        <w:t>to unders</w:t>
      </w:r>
      <w:r w:rsidR="00DF076D">
        <w:t xml:space="preserve">tand the model comprehensively. </w:t>
      </w:r>
      <w:r w:rsidR="00A94883">
        <w:t xml:space="preserve">We </w:t>
      </w:r>
      <w:r w:rsidR="001808C7">
        <w:t xml:space="preserve">consider </w:t>
      </w:r>
      <w:r w:rsidR="00A94883">
        <w:t xml:space="preserve">AIM users </w:t>
      </w:r>
      <w:r w:rsidR="001808C7">
        <w:t xml:space="preserve">as belonging to one of </w:t>
      </w:r>
      <w:r w:rsidR="00A94883">
        <w:t xml:space="preserve">two </w:t>
      </w:r>
      <w:r w:rsidR="001808C7">
        <w:t>types:</w:t>
      </w:r>
      <w:r w:rsidR="00F33DF5">
        <w:t xml:space="preserve"> </w:t>
      </w:r>
      <w:r w:rsidR="00A94883">
        <w:t xml:space="preserve">end-user </w:t>
      </w:r>
      <w:r w:rsidR="001808C7">
        <w:t xml:space="preserve">or </w:t>
      </w:r>
      <w:r w:rsidR="00A94883">
        <w:t>software developer</w:t>
      </w:r>
      <w:r w:rsidR="00F33DF5">
        <w:t xml:space="preserve">. We </w:t>
      </w:r>
      <w:r w:rsidR="00A94883">
        <w:t xml:space="preserve">provide them with appropriate </w:t>
      </w:r>
      <w:r w:rsidR="00F33DF5">
        <w:t>software products</w:t>
      </w:r>
      <w:r w:rsidR="00A94883">
        <w:t xml:space="preserve"> and </w:t>
      </w:r>
      <w:r w:rsidR="001808C7">
        <w:t xml:space="preserve">a </w:t>
      </w:r>
      <w:r w:rsidR="00A94883">
        <w:t xml:space="preserve">programming library along with </w:t>
      </w:r>
      <w:r w:rsidR="001808C7">
        <w:t xml:space="preserve">a </w:t>
      </w:r>
      <w:r w:rsidR="00A94883">
        <w:t>referenced implementation of the library.</w:t>
      </w:r>
    </w:p>
    <w:p w14:paraId="3252C301" w14:textId="77777777" w:rsidR="00DF076D" w:rsidRDefault="00DF076D" w:rsidP="007D77D8">
      <w:pPr>
        <w:rPr>
          <w:rFonts w:cs="Arial"/>
          <w:szCs w:val="20"/>
        </w:rPr>
      </w:pPr>
      <w:r>
        <w:rPr>
          <w:rFonts w:cs="Arial"/>
          <w:szCs w:val="20"/>
        </w:rPr>
        <w:t>The AIM template is designed to abstract the complexity and reduce the number of activities for</w:t>
      </w:r>
      <w:r w:rsidR="00A94883">
        <w:rPr>
          <w:rFonts w:cs="Arial"/>
          <w:szCs w:val="20"/>
        </w:rPr>
        <w:t xml:space="preserve"> both types of</w:t>
      </w:r>
      <w:r>
        <w:rPr>
          <w:rFonts w:cs="Arial"/>
          <w:szCs w:val="20"/>
        </w:rPr>
        <w:t xml:space="preserve"> AIM users. A template consists of a collection of questions and corresponding answers to each question. It increases </w:t>
      </w:r>
      <w:r w:rsidRPr="00AC6B01">
        <w:rPr>
          <w:rFonts w:cs="Arial"/>
          <w:szCs w:val="20"/>
        </w:rPr>
        <w:t>AIM usability and</w:t>
      </w:r>
      <w:r>
        <w:rPr>
          <w:rFonts w:cs="Arial"/>
          <w:szCs w:val="20"/>
        </w:rPr>
        <w:t xml:space="preserve"> improves</w:t>
      </w:r>
      <w:r w:rsidRPr="00AC6B01">
        <w:rPr>
          <w:rFonts w:cs="Arial"/>
          <w:szCs w:val="20"/>
        </w:rPr>
        <w:t xml:space="preserve"> experience</w:t>
      </w:r>
      <w:r>
        <w:rPr>
          <w:rFonts w:cs="Arial"/>
          <w:szCs w:val="20"/>
        </w:rPr>
        <w:t>s</w:t>
      </w:r>
      <w:r w:rsidRPr="00AC6B01">
        <w:rPr>
          <w:rFonts w:cs="Arial"/>
          <w:szCs w:val="20"/>
        </w:rPr>
        <w:t xml:space="preserve"> for users who create AIM data in their specific domain areas.</w:t>
      </w:r>
      <w:r>
        <w:rPr>
          <w:rFonts w:cs="Arial"/>
          <w:szCs w:val="20"/>
        </w:rPr>
        <w:t xml:space="preserve"> </w:t>
      </w:r>
    </w:p>
    <w:p w14:paraId="2C0FDE66" w14:textId="099BC657" w:rsidR="00BC4393" w:rsidRDefault="00F33DF5" w:rsidP="007D77D8">
      <w:pPr>
        <w:rPr>
          <w:rFonts w:cs="Arial"/>
          <w:szCs w:val="20"/>
        </w:rPr>
      </w:pPr>
      <w:r>
        <w:rPr>
          <w:rFonts w:cs="Arial"/>
          <w:szCs w:val="20"/>
        </w:rPr>
        <w:t xml:space="preserve">The AIM template </w:t>
      </w:r>
      <w:r w:rsidR="00580C3D">
        <w:rPr>
          <w:rFonts w:cs="Arial"/>
          <w:szCs w:val="20"/>
        </w:rPr>
        <w:t>project has two components</w:t>
      </w:r>
      <w:r w:rsidR="001808C7">
        <w:rPr>
          <w:rFonts w:cs="Arial"/>
          <w:szCs w:val="20"/>
        </w:rPr>
        <w:t>:</w:t>
      </w:r>
      <w:r w:rsidR="00580C3D">
        <w:rPr>
          <w:rFonts w:cs="Arial"/>
          <w:szCs w:val="20"/>
        </w:rPr>
        <w:t xml:space="preserve"> </w:t>
      </w:r>
      <w:r w:rsidR="00580C3D" w:rsidRPr="00AC6B01">
        <w:rPr>
          <w:rFonts w:cs="Arial"/>
          <w:szCs w:val="20"/>
        </w:rPr>
        <w:t xml:space="preserve">AIM </w:t>
      </w:r>
      <w:r w:rsidR="00580C3D">
        <w:rPr>
          <w:rFonts w:cs="Arial"/>
          <w:szCs w:val="20"/>
        </w:rPr>
        <w:t>T</w:t>
      </w:r>
      <w:r w:rsidR="00580C3D" w:rsidRPr="00AC6B01">
        <w:rPr>
          <w:rFonts w:cs="Arial"/>
          <w:szCs w:val="20"/>
        </w:rPr>
        <w:t xml:space="preserve">emplate </w:t>
      </w:r>
      <w:r w:rsidR="00580C3D">
        <w:rPr>
          <w:rFonts w:cs="Arial"/>
          <w:szCs w:val="20"/>
        </w:rPr>
        <w:t>B</w:t>
      </w:r>
      <w:r w:rsidR="00580C3D" w:rsidRPr="00AC6B01">
        <w:rPr>
          <w:rFonts w:cs="Arial"/>
          <w:szCs w:val="20"/>
        </w:rPr>
        <w:t>uilder (ATB)</w:t>
      </w:r>
      <w:r w:rsidR="00580C3D">
        <w:rPr>
          <w:rFonts w:cs="Arial"/>
          <w:szCs w:val="20"/>
        </w:rPr>
        <w:t xml:space="preserve"> and </w:t>
      </w:r>
      <w:r w:rsidR="00580C3D" w:rsidRPr="00AC6B01">
        <w:rPr>
          <w:rFonts w:cs="Arial"/>
          <w:szCs w:val="20"/>
        </w:rPr>
        <w:t>AIM Template Service (ATS)</w:t>
      </w:r>
      <w:r w:rsidR="00580C3D">
        <w:rPr>
          <w:rFonts w:cs="Arial"/>
          <w:szCs w:val="20"/>
        </w:rPr>
        <w:t>.</w:t>
      </w:r>
      <w:r w:rsidR="00580C3D" w:rsidRPr="00580C3D">
        <w:rPr>
          <w:rFonts w:cs="Arial"/>
          <w:szCs w:val="20"/>
        </w:rPr>
        <w:t xml:space="preserve"> </w:t>
      </w:r>
      <w:r w:rsidR="00580C3D">
        <w:rPr>
          <w:rFonts w:cs="Arial"/>
          <w:szCs w:val="20"/>
        </w:rPr>
        <w:t>ATB</w:t>
      </w:r>
      <w:r w:rsidR="00580C3D" w:rsidRPr="00AC6B01">
        <w:rPr>
          <w:rFonts w:cs="Arial"/>
          <w:szCs w:val="20"/>
        </w:rPr>
        <w:t xml:space="preserve"> allow</w:t>
      </w:r>
      <w:r w:rsidR="00F362A5">
        <w:rPr>
          <w:rFonts w:cs="Arial"/>
          <w:szCs w:val="20"/>
        </w:rPr>
        <w:t>s</w:t>
      </w:r>
      <w:r w:rsidR="00580C3D" w:rsidRPr="00AC6B01">
        <w:rPr>
          <w:rFonts w:cs="Arial"/>
          <w:szCs w:val="20"/>
        </w:rPr>
        <w:t xml:space="preserve"> creation and modification </w:t>
      </w:r>
      <w:r w:rsidR="00580C3D">
        <w:rPr>
          <w:rFonts w:cs="Arial"/>
          <w:szCs w:val="20"/>
        </w:rPr>
        <w:t>of AIM</w:t>
      </w:r>
      <w:r w:rsidR="00580C3D" w:rsidRPr="00AC6B01">
        <w:rPr>
          <w:rFonts w:cs="Arial"/>
          <w:szCs w:val="20"/>
        </w:rPr>
        <w:t xml:space="preserve"> template</w:t>
      </w:r>
      <w:r w:rsidR="00580C3D">
        <w:rPr>
          <w:rFonts w:cs="Arial"/>
          <w:szCs w:val="20"/>
        </w:rPr>
        <w:t>s</w:t>
      </w:r>
      <w:r>
        <w:rPr>
          <w:rFonts w:cs="Arial"/>
          <w:szCs w:val="20"/>
        </w:rPr>
        <w:t xml:space="preserve"> via a software application with </w:t>
      </w:r>
      <w:r w:rsidR="00B62252">
        <w:rPr>
          <w:rFonts w:cs="Arial"/>
          <w:szCs w:val="20"/>
        </w:rPr>
        <w:t xml:space="preserve">a </w:t>
      </w:r>
      <w:r>
        <w:rPr>
          <w:rFonts w:cs="Arial"/>
          <w:szCs w:val="20"/>
        </w:rPr>
        <w:t>simple graphical user interface</w:t>
      </w:r>
      <w:r w:rsidR="00580C3D">
        <w:rPr>
          <w:rFonts w:cs="Arial"/>
          <w:szCs w:val="20"/>
        </w:rPr>
        <w:t>.</w:t>
      </w:r>
      <w:r w:rsidR="00580C3D" w:rsidRPr="00AC6B01">
        <w:rPr>
          <w:rFonts w:cs="Arial"/>
          <w:szCs w:val="20"/>
        </w:rPr>
        <w:t xml:space="preserve"> </w:t>
      </w:r>
      <w:r w:rsidR="00580C3D">
        <w:rPr>
          <w:rFonts w:cs="Arial"/>
          <w:szCs w:val="20"/>
        </w:rPr>
        <w:t>A template constrains AIM user</w:t>
      </w:r>
      <w:r w:rsidR="00A56001">
        <w:rPr>
          <w:rFonts w:cs="Arial"/>
          <w:szCs w:val="20"/>
        </w:rPr>
        <w:t>s</w:t>
      </w:r>
      <w:r w:rsidR="00580C3D">
        <w:rPr>
          <w:rFonts w:cs="Arial"/>
          <w:szCs w:val="20"/>
        </w:rPr>
        <w:t xml:space="preserve"> to </w:t>
      </w:r>
      <w:r w:rsidR="00580C3D" w:rsidRPr="00AC6B01">
        <w:rPr>
          <w:rFonts w:cs="Arial"/>
          <w:szCs w:val="20"/>
        </w:rPr>
        <w:t>consistent</w:t>
      </w:r>
      <w:r w:rsidR="00580C3D">
        <w:rPr>
          <w:rFonts w:cs="Arial"/>
          <w:szCs w:val="20"/>
        </w:rPr>
        <w:t>ly create</w:t>
      </w:r>
      <w:r w:rsidR="00580C3D" w:rsidRPr="00AC6B01">
        <w:rPr>
          <w:rFonts w:cs="Arial"/>
          <w:szCs w:val="20"/>
        </w:rPr>
        <w:t xml:space="preserve"> structured AIM data with standardized semantic vocabulary and contr</w:t>
      </w:r>
      <w:r w:rsidR="00580C3D">
        <w:rPr>
          <w:rFonts w:cs="Arial"/>
          <w:szCs w:val="20"/>
        </w:rPr>
        <w:t>olled terminologies. ATS</w:t>
      </w:r>
      <w:r w:rsidR="00580C3D" w:rsidRPr="00AC6B01">
        <w:rPr>
          <w:rFonts w:cs="Arial"/>
          <w:szCs w:val="20"/>
        </w:rPr>
        <w:t xml:space="preserve"> allow</w:t>
      </w:r>
      <w:r w:rsidR="00580C3D">
        <w:rPr>
          <w:rFonts w:cs="Arial"/>
          <w:szCs w:val="20"/>
        </w:rPr>
        <w:t>s</w:t>
      </w:r>
      <w:r>
        <w:rPr>
          <w:rFonts w:cs="Arial"/>
          <w:szCs w:val="20"/>
        </w:rPr>
        <w:t xml:space="preserve"> AIM </w:t>
      </w:r>
      <w:r w:rsidR="00580C3D" w:rsidRPr="00AC6B01">
        <w:rPr>
          <w:rFonts w:cs="Arial"/>
          <w:szCs w:val="20"/>
        </w:rPr>
        <w:t xml:space="preserve">users to </w:t>
      </w:r>
      <w:r w:rsidR="00580C3D">
        <w:rPr>
          <w:rFonts w:cs="Arial"/>
          <w:szCs w:val="20"/>
        </w:rPr>
        <w:t xml:space="preserve">search, share, </w:t>
      </w:r>
      <w:r w:rsidR="00580C3D" w:rsidRPr="00AC6B01">
        <w:rPr>
          <w:rFonts w:cs="Arial"/>
          <w:szCs w:val="20"/>
        </w:rPr>
        <w:t>download</w:t>
      </w:r>
      <w:r w:rsidR="001808C7">
        <w:rPr>
          <w:rFonts w:cs="Arial"/>
          <w:szCs w:val="20"/>
        </w:rPr>
        <w:t>,</w:t>
      </w:r>
      <w:r w:rsidR="00580C3D" w:rsidRPr="00AC6B01">
        <w:rPr>
          <w:rFonts w:cs="Arial"/>
          <w:szCs w:val="20"/>
        </w:rPr>
        <w:t xml:space="preserve"> and upload their templates</w:t>
      </w:r>
      <w:r w:rsidR="00580C3D">
        <w:rPr>
          <w:rFonts w:cs="Arial"/>
          <w:szCs w:val="20"/>
        </w:rPr>
        <w:t>.</w:t>
      </w:r>
      <w:r w:rsidR="00580C3D" w:rsidRPr="00AC6B01">
        <w:rPr>
          <w:rFonts w:cs="Arial"/>
          <w:szCs w:val="20"/>
        </w:rPr>
        <w:t xml:space="preserve"> </w:t>
      </w:r>
    </w:p>
    <w:p w14:paraId="77D3AB25" w14:textId="57928EFD" w:rsidR="009F68A6" w:rsidRPr="00991426" w:rsidRDefault="001D056C" w:rsidP="007D77D8">
      <w:pPr>
        <w:rPr>
          <w:rFonts w:cs="Arial"/>
          <w:szCs w:val="20"/>
        </w:rPr>
      </w:pPr>
      <w:r>
        <w:rPr>
          <w:rFonts w:cs="Arial"/>
          <w:szCs w:val="20"/>
        </w:rPr>
        <w:t>The outcome of the project includes</w:t>
      </w:r>
      <w:r w:rsidR="001808C7">
        <w:rPr>
          <w:rFonts w:cs="Arial"/>
          <w:szCs w:val="20"/>
        </w:rPr>
        <w:t xml:space="preserve"> the</w:t>
      </w:r>
      <w:r w:rsidRPr="00AC6B01">
        <w:rPr>
          <w:rFonts w:cs="Arial"/>
          <w:szCs w:val="20"/>
        </w:rPr>
        <w:t xml:space="preserve"> </w:t>
      </w:r>
      <w:r>
        <w:rPr>
          <w:rFonts w:cs="Arial"/>
          <w:szCs w:val="20"/>
        </w:rPr>
        <w:t xml:space="preserve">AIM 4.0 </w:t>
      </w:r>
      <w:r w:rsidR="00E0098B">
        <w:rPr>
          <w:rFonts w:cs="Arial"/>
          <w:szCs w:val="20"/>
        </w:rPr>
        <w:t>F</w:t>
      </w:r>
      <w:r>
        <w:rPr>
          <w:rFonts w:cs="Arial"/>
          <w:szCs w:val="20"/>
        </w:rPr>
        <w:t xml:space="preserve">oundation model, AIM 4.0 imaging model for (but not limited to) </w:t>
      </w:r>
      <w:r w:rsidR="00E0098B">
        <w:rPr>
          <w:rFonts w:cs="Arial"/>
          <w:szCs w:val="20"/>
        </w:rPr>
        <w:t>r</w:t>
      </w:r>
      <w:r>
        <w:rPr>
          <w:rFonts w:cs="Arial"/>
          <w:szCs w:val="20"/>
        </w:rPr>
        <w:t xml:space="preserve">adiology and </w:t>
      </w:r>
      <w:r w:rsidR="00E0098B">
        <w:rPr>
          <w:rFonts w:cs="Arial"/>
          <w:szCs w:val="20"/>
        </w:rPr>
        <w:t>o</w:t>
      </w:r>
      <w:r w:rsidR="00703466">
        <w:rPr>
          <w:rFonts w:cs="Arial"/>
          <w:szCs w:val="20"/>
        </w:rPr>
        <w:t>ncology</w:t>
      </w:r>
      <w:r>
        <w:rPr>
          <w:rFonts w:cs="Arial"/>
          <w:szCs w:val="20"/>
        </w:rPr>
        <w:t xml:space="preserve">, AIM </w:t>
      </w:r>
      <w:r w:rsidR="00F362A5">
        <w:rPr>
          <w:rFonts w:cs="Arial"/>
          <w:szCs w:val="20"/>
        </w:rPr>
        <w:t>T</w:t>
      </w:r>
      <w:r>
        <w:rPr>
          <w:rFonts w:cs="Arial"/>
          <w:szCs w:val="20"/>
        </w:rPr>
        <w:t xml:space="preserve">oolkit (library in C++ and a conversion tool), AIM </w:t>
      </w:r>
      <w:r w:rsidR="00F362A5">
        <w:rPr>
          <w:rFonts w:cs="Arial"/>
          <w:szCs w:val="20"/>
        </w:rPr>
        <w:t>on ClearCanvas W</w:t>
      </w:r>
      <w:r>
        <w:rPr>
          <w:rFonts w:cs="Arial"/>
          <w:szCs w:val="20"/>
        </w:rPr>
        <w:t>orkstation</w:t>
      </w:r>
      <w:r w:rsidR="001808C7">
        <w:rPr>
          <w:rFonts w:cs="Arial"/>
          <w:szCs w:val="20"/>
        </w:rPr>
        <w:t>,</w:t>
      </w:r>
      <w:r>
        <w:rPr>
          <w:rFonts w:cs="Arial"/>
          <w:szCs w:val="20"/>
        </w:rPr>
        <w:t xml:space="preserve"> AIM </w:t>
      </w:r>
      <w:r w:rsidR="00F362A5">
        <w:rPr>
          <w:rFonts w:cs="Arial"/>
          <w:szCs w:val="20"/>
        </w:rPr>
        <w:t>T</w:t>
      </w:r>
      <w:r>
        <w:rPr>
          <w:rFonts w:cs="Arial"/>
          <w:szCs w:val="20"/>
        </w:rPr>
        <w:t xml:space="preserve">emplate </w:t>
      </w:r>
      <w:r w:rsidR="00F362A5">
        <w:rPr>
          <w:rFonts w:cs="Arial"/>
          <w:szCs w:val="20"/>
        </w:rPr>
        <w:t>Builder, and AIM Template Service</w:t>
      </w:r>
      <w:r>
        <w:rPr>
          <w:rFonts w:cs="Arial"/>
          <w:szCs w:val="20"/>
        </w:rPr>
        <w:t>.</w:t>
      </w:r>
      <w:r w:rsidR="002042FE">
        <w:rPr>
          <w:rFonts w:cs="Arial"/>
          <w:szCs w:val="20"/>
        </w:rPr>
        <w:t xml:space="preserve"> </w:t>
      </w:r>
      <w:r w:rsidR="00755AFB">
        <w:rPr>
          <w:rFonts w:cs="Arial"/>
          <w:szCs w:val="20"/>
        </w:rPr>
        <w:t xml:space="preserve">The </w:t>
      </w:r>
      <w:r w:rsidR="000676AA">
        <w:rPr>
          <w:rFonts w:cs="Arial"/>
          <w:szCs w:val="20"/>
        </w:rPr>
        <w:t xml:space="preserve">AIM software </w:t>
      </w:r>
      <w:r w:rsidR="00755AFB">
        <w:rPr>
          <w:rFonts w:cs="Arial"/>
          <w:szCs w:val="20"/>
        </w:rPr>
        <w:t xml:space="preserve">products </w:t>
      </w:r>
      <w:r w:rsidR="00755AFB" w:rsidRPr="00AC6B01">
        <w:rPr>
          <w:rFonts w:cs="Arial"/>
          <w:szCs w:val="20"/>
        </w:rPr>
        <w:t xml:space="preserve">will enable </w:t>
      </w:r>
      <w:r w:rsidR="002042FE">
        <w:rPr>
          <w:rFonts w:cs="Arial"/>
          <w:szCs w:val="20"/>
        </w:rPr>
        <w:t>imaging interpreters, image researchers</w:t>
      </w:r>
      <w:r w:rsidR="001808C7">
        <w:rPr>
          <w:rFonts w:cs="Arial"/>
          <w:szCs w:val="20"/>
        </w:rPr>
        <w:t>,</w:t>
      </w:r>
      <w:r w:rsidR="00755AFB" w:rsidRPr="00AC6B01">
        <w:rPr>
          <w:rFonts w:cs="Arial"/>
          <w:szCs w:val="20"/>
        </w:rPr>
        <w:t xml:space="preserve"> </w:t>
      </w:r>
      <w:r w:rsidR="002042FE">
        <w:rPr>
          <w:rFonts w:cs="Arial"/>
          <w:szCs w:val="20"/>
        </w:rPr>
        <w:t>an</w:t>
      </w:r>
      <w:r w:rsidR="00A56001">
        <w:rPr>
          <w:rFonts w:cs="Arial"/>
          <w:szCs w:val="20"/>
        </w:rPr>
        <w:t>d associated sciences personnel</w:t>
      </w:r>
      <w:r w:rsidR="00755AFB" w:rsidRPr="00AC6B01">
        <w:rPr>
          <w:rFonts w:cs="Arial"/>
          <w:szCs w:val="20"/>
        </w:rPr>
        <w:t xml:space="preserve"> </w:t>
      </w:r>
      <w:r w:rsidR="001808C7">
        <w:rPr>
          <w:rFonts w:cs="Arial"/>
          <w:szCs w:val="20"/>
        </w:rPr>
        <w:t>from</w:t>
      </w:r>
      <w:r w:rsidR="001808C7" w:rsidRPr="00AC6B01">
        <w:rPr>
          <w:rFonts w:cs="Arial"/>
          <w:szCs w:val="20"/>
        </w:rPr>
        <w:t xml:space="preserve"> </w:t>
      </w:r>
      <w:r w:rsidR="00755AFB" w:rsidRPr="00AC6B01">
        <w:rPr>
          <w:rFonts w:cs="Arial"/>
          <w:szCs w:val="20"/>
        </w:rPr>
        <w:t xml:space="preserve">different domains to adopt standardized </w:t>
      </w:r>
      <w:r w:rsidR="001808C7">
        <w:rPr>
          <w:rFonts w:cs="Arial"/>
          <w:szCs w:val="20"/>
        </w:rPr>
        <w:t>annotations and imaging markup</w:t>
      </w:r>
      <w:r w:rsidR="001808C7" w:rsidRPr="00AC6B01">
        <w:rPr>
          <w:rFonts w:cs="Arial"/>
          <w:szCs w:val="20"/>
        </w:rPr>
        <w:t xml:space="preserve"> </w:t>
      </w:r>
      <w:r w:rsidR="00755AFB" w:rsidRPr="00AC6B01">
        <w:rPr>
          <w:rFonts w:cs="Arial"/>
          <w:szCs w:val="20"/>
        </w:rPr>
        <w:t>in conducting their clinical trials and translation medicine research</w:t>
      </w:r>
      <w:r w:rsidR="00755AFB" w:rsidRPr="00536E84">
        <w:rPr>
          <w:rFonts w:cs="Arial"/>
        </w:rPr>
        <w:t>.</w:t>
      </w:r>
    </w:p>
    <w:p w14:paraId="0E599E35" w14:textId="77777777" w:rsidR="007D77D8" w:rsidRDefault="007D77D8" w:rsidP="003B6093">
      <w:pPr>
        <w:pStyle w:val="Heading1"/>
      </w:pPr>
      <w:bookmarkStart w:id="2" w:name="_Toc352426610"/>
      <w:bookmarkStart w:id="3" w:name="_Toc249001920"/>
      <w:r w:rsidRPr="00363D1B">
        <w:t>Personnel Roster</w:t>
      </w:r>
      <w:bookmarkEnd w:id="2"/>
      <w:bookmarkEnd w:id="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1"/>
        <w:gridCol w:w="4879"/>
        <w:gridCol w:w="2088"/>
      </w:tblGrid>
      <w:tr w:rsidR="00A70120" w:rsidRPr="003B6093" w14:paraId="4151AB5B" w14:textId="77777777" w:rsidTr="00D974AB">
        <w:trPr>
          <w:cantSplit/>
          <w:tblHeader/>
        </w:trPr>
        <w:tc>
          <w:tcPr>
            <w:tcW w:w="2501" w:type="dxa"/>
            <w:shd w:val="clear" w:color="auto" w:fill="auto"/>
          </w:tcPr>
          <w:p w14:paraId="1F172329" w14:textId="77777777" w:rsidR="00A70120" w:rsidRPr="003B6093" w:rsidRDefault="00A70120" w:rsidP="003B45F1">
            <w:pPr>
              <w:adjustRightInd w:val="0"/>
              <w:rPr>
                <w:rFonts w:cs="Arial"/>
                <w:b/>
                <w:szCs w:val="20"/>
              </w:rPr>
            </w:pPr>
            <w:r w:rsidRPr="003B6093">
              <w:rPr>
                <w:rFonts w:cs="Arial"/>
                <w:b/>
                <w:szCs w:val="20"/>
              </w:rPr>
              <w:t>Personnel</w:t>
            </w:r>
          </w:p>
        </w:tc>
        <w:tc>
          <w:tcPr>
            <w:tcW w:w="4879" w:type="dxa"/>
            <w:shd w:val="clear" w:color="auto" w:fill="auto"/>
          </w:tcPr>
          <w:p w14:paraId="55AC8F72" w14:textId="77777777" w:rsidR="00A70120" w:rsidRPr="003B6093" w:rsidRDefault="00A70120" w:rsidP="003B45F1">
            <w:pPr>
              <w:adjustRightInd w:val="0"/>
              <w:rPr>
                <w:rFonts w:cs="Arial"/>
                <w:b/>
                <w:szCs w:val="20"/>
              </w:rPr>
            </w:pPr>
            <w:r w:rsidRPr="003B6093">
              <w:rPr>
                <w:rFonts w:cs="Arial"/>
                <w:b/>
                <w:szCs w:val="20"/>
              </w:rPr>
              <w:t>Roles</w:t>
            </w:r>
          </w:p>
        </w:tc>
        <w:tc>
          <w:tcPr>
            <w:tcW w:w="2088" w:type="dxa"/>
            <w:shd w:val="clear" w:color="auto" w:fill="auto"/>
          </w:tcPr>
          <w:p w14:paraId="5807E10E" w14:textId="77777777" w:rsidR="00A70120" w:rsidRPr="003B6093" w:rsidRDefault="00A70120" w:rsidP="003B45F1">
            <w:pPr>
              <w:adjustRightInd w:val="0"/>
              <w:rPr>
                <w:rFonts w:cs="Arial"/>
                <w:b/>
                <w:szCs w:val="20"/>
              </w:rPr>
            </w:pPr>
            <w:r w:rsidRPr="003B6093">
              <w:rPr>
                <w:rFonts w:cs="Arial"/>
                <w:b/>
                <w:szCs w:val="20"/>
              </w:rPr>
              <w:t>Organization</w:t>
            </w:r>
          </w:p>
        </w:tc>
      </w:tr>
      <w:tr w:rsidR="00A70120" w:rsidRPr="003B6093" w14:paraId="6999F8AD" w14:textId="77777777" w:rsidTr="005D5452">
        <w:trPr>
          <w:cantSplit/>
        </w:trPr>
        <w:tc>
          <w:tcPr>
            <w:tcW w:w="2501" w:type="dxa"/>
            <w:shd w:val="clear" w:color="auto" w:fill="auto"/>
          </w:tcPr>
          <w:p w14:paraId="752790A8" w14:textId="77777777" w:rsidR="00A70120" w:rsidRPr="003B6093" w:rsidRDefault="00A70120" w:rsidP="003B45F1">
            <w:pPr>
              <w:adjustRightInd w:val="0"/>
              <w:rPr>
                <w:rFonts w:cs="Arial"/>
                <w:szCs w:val="20"/>
              </w:rPr>
            </w:pPr>
            <w:r w:rsidRPr="003B6093">
              <w:rPr>
                <w:rFonts w:cs="Arial"/>
                <w:szCs w:val="20"/>
              </w:rPr>
              <w:t>Pattanasak (Pat) Mongkolwat</w:t>
            </w:r>
          </w:p>
        </w:tc>
        <w:tc>
          <w:tcPr>
            <w:tcW w:w="4879" w:type="dxa"/>
            <w:shd w:val="clear" w:color="auto" w:fill="auto"/>
          </w:tcPr>
          <w:p w14:paraId="09E56BA1" w14:textId="77777777" w:rsidR="00A70120" w:rsidRPr="003B6093" w:rsidRDefault="00A70120" w:rsidP="003B45F1">
            <w:pPr>
              <w:adjustRightInd w:val="0"/>
              <w:rPr>
                <w:rFonts w:cs="Arial"/>
                <w:szCs w:val="20"/>
              </w:rPr>
            </w:pPr>
            <w:r w:rsidRPr="003B6093">
              <w:rPr>
                <w:rFonts w:cs="Arial"/>
                <w:szCs w:val="20"/>
              </w:rPr>
              <w:t>Principal Investigator (PI), project manager and software engineer</w:t>
            </w:r>
          </w:p>
        </w:tc>
        <w:tc>
          <w:tcPr>
            <w:tcW w:w="2088" w:type="dxa"/>
            <w:shd w:val="clear" w:color="auto" w:fill="auto"/>
          </w:tcPr>
          <w:p w14:paraId="415EB6DC" w14:textId="77777777" w:rsidR="00A70120" w:rsidRPr="003B6093" w:rsidRDefault="00A70120" w:rsidP="003B45F1">
            <w:pPr>
              <w:adjustRightInd w:val="0"/>
              <w:rPr>
                <w:rFonts w:cs="Arial"/>
                <w:szCs w:val="20"/>
              </w:rPr>
            </w:pPr>
            <w:r w:rsidRPr="003B6093">
              <w:rPr>
                <w:rFonts w:cs="Arial"/>
                <w:szCs w:val="20"/>
              </w:rPr>
              <w:t>Northwestern University</w:t>
            </w:r>
          </w:p>
        </w:tc>
      </w:tr>
      <w:tr w:rsidR="00A70120" w:rsidRPr="003B6093" w14:paraId="7D1C9ECE" w14:textId="77777777" w:rsidTr="005D5452">
        <w:trPr>
          <w:cantSplit/>
        </w:trPr>
        <w:tc>
          <w:tcPr>
            <w:tcW w:w="2501" w:type="dxa"/>
            <w:shd w:val="clear" w:color="auto" w:fill="auto"/>
          </w:tcPr>
          <w:p w14:paraId="52E5EE1F" w14:textId="77777777" w:rsidR="00A70120" w:rsidRPr="003B6093" w:rsidRDefault="00A70120" w:rsidP="003B45F1">
            <w:pPr>
              <w:adjustRightInd w:val="0"/>
              <w:rPr>
                <w:rFonts w:cs="Arial"/>
                <w:szCs w:val="20"/>
              </w:rPr>
            </w:pPr>
            <w:r w:rsidRPr="003B6093">
              <w:rPr>
                <w:rFonts w:cs="Arial"/>
                <w:szCs w:val="20"/>
              </w:rPr>
              <w:t>Vladimir Kleper</w:t>
            </w:r>
          </w:p>
        </w:tc>
        <w:tc>
          <w:tcPr>
            <w:tcW w:w="4879" w:type="dxa"/>
            <w:shd w:val="clear" w:color="auto" w:fill="auto"/>
          </w:tcPr>
          <w:p w14:paraId="59ECFCF8" w14:textId="77777777" w:rsidR="00A70120" w:rsidRPr="003B6093" w:rsidRDefault="00A70120" w:rsidP="003B45F1">
            <w:pPr>
              <w:adjustRightInd w:val="0"/>
              <w:rPr>
                <w:rFonts w:cs="Arial"/>
                <w:szCs w:val="20"/>
              </w:rPr>
            </w:pPr>
            <w:r w:rsidRPr="003B6093">
              <w:rPr>
                <w:rFonts w:cs="Arial"/>
                <w:szCs w:val="20"/>
              </w:rPr>
              <w:t>Researcher and software engineer</w:t>
            </w:r>
          </w:p>
        </w:tc>
        <w:tc>
          <w:tcPr>
            <w:tcW w:w="2088" w:type="dxa"/>
            <w:shd w:val="clear" w:color="auto" w:fill="auto"/>
          </w:tcPr>
          <w:p w14:paraId="73B18A89" w14:textId="77777777" w:rsidR="00A70120" w:rsidRPr="003B6093" w:rsidRDefault="00A70120" w:rsidP="003B45F1">
            <w:pPr>
              <w:adjustRightInd w:val="0"/>
              <w:rPr>
                <w:rFonts w:cs="Arial"/>
                <w:szCs w:val="20"/>
              </w:rPr>
            </w:pPr>
            <w:r w:rsidRPr="003B6093">
              <w:rPr>
                <w:rFonts w:cs="Arial"/>
                <w:szCs w:val="20"/>
              </w:rPr>
              <w:t>Northw</w:t>
            </w:r>
            <w:bookmarkStart w:id="4" w:name="_GoBack"/>
            <w:bookmarkEnd w:id="4"/>
            <w:r w:rsidRPr="003B6093">
              <w:rPr>
                <w:rFonts w:cs="Arial"/>
                <w:szCs w:val="20"/>
              </w:rPr>
              <w:t>estern University</w:t>
            </w:r>
          </w:p>
        </w:tc>
      </w:tr>
      <w:tr w:rsidR="00A70120" w:rsidRPr="003B6093" w14:paraId="79FFF24C" w14:textId="77777777" w:rsidTr="005D5452">
        <w:trPr>
          <w:cantSplit/>
        </w:trPr>
        <w:tc>
          <w:tcPr>
            <w:tcW w:w="2501" w:type="dxa"/>
            <w:shd w:val="clear" w:color="auto" w:fill="auto"/>
          </w:tcPr>
          <w:p w14:paraId="4E053A8C" w14:textId="77777777" w:rsidR="00A70120" w:rsidRPr="003B6093" w:rsidRDefault="00A70120" w:rsidP="003B45F1">
            <w:pPr>
              <w:adjustRightInd w:val="0"/>
              <w:rPr>
                <w:rFonts w:cs="Arial"/>
                <w:szCs w:val="20"/>
              </w:rPr>
            </w:pPr>
            <w:r w:rsidRPr="003B6093">
              <w:rPr>
                <w:rFonts w:cs="Arial"/>
                <w:szCs w:val="20"/>
              </w:rPr>
              <w:t>Skip Talbot</w:t>
            </w:r>
          </w:p>
        </w:tc>
        <w:tc>
          <w:tcPr>
            <w:tcW w:w="4879" w:type="dxa"/>
            <w:shd w:val="clear" w:color="auto" w:fill="auto"/>
          </w:tcPr>
          <w:p w14:paraId="39A3F47C" w14:textId="77777777" w:rsidR="00A70120" w:rsidRPr="003B6093" w:rsidRDefault="00A70120" w:rsidP="003B45F1">
            <w:pPr>
              <w:adjustRightInd w:val="0"/>
              <w:rPr>
                <w:rFonts w:cs="Arial"/>
                <w:szCs w:val="20"/>
              </w:rPr>
            </w:pPr>
            <w:r w:rsidRPr="003B6093">
              <w:rPr>
                <w:rFonts w:cs="Arial"/>
                <w:szCs w:val="20"/>
              </w:rPr>
              <w:t>Software engineer</w:t>
            </w:r>
          </w:p>
        </w:tc>
        <w:tc>
          <w:tcPr>
            <w:tcW w:w="2088" w:type="dxa"/>
            <w:shd w:val="clear" w:color="auto" w:fill="auto"/>
          </w:tcPr>
          <w:p w14:paraId="61E71AE7" w14:textId="77777777" w:rsidR="00A70120" w:rsidRPr="003B6093" w:rsidRDefault="00A70120" w:rsidP="003B45F1">
            <w:pPr>
              <w:adjustRightInd w:val="0"/>
              <w:rPr>
                <w:rFonts w:cs="Arial"/>
                <w:szCs w:val="20"/>
              </w:rPr>
            </w:pPr>
            <w:r w:rsidRPr="003B6093">
              <w:rPr>
                <w:rFonts w:cs="Arial"/>
                <w:szCs w:val="20"/>
              </w:rPr>
              <w:t>Northwestern University</w:t>
            </w:r>
          </w:p>
        </w:tc>
      </w:tr>
      <w:tr w:rsidR="00A70120" w:rsidRPr="003B6093" w14:paraId="6E31FC04" w14:textId="77777777" w:rsidTr="005D5452">
        <w:trPr>
          <w:cantSplit/>
        </w:trPr>
        <w:tc>
          <w:tcPr>
            <w:tcW w:w="2501" w:type="dxa"/>
            <w:shd w:val="clear" w:color="auto" w:fill="auto"/>
          </w:tcPr>
          <w:p w14:paraId="6AFF3A67" w14:textId="77777777" w:rsidR="00A70120" w:rsidRPr="003B6093" w:rsidRDefault="00A70120" w:rsidP="003B45F1">
            <w:pPr>
              <w:adjustRightInd w:val="0"/>
              <w:rPr>
                <w:rFonts w:cs="Arial"/>
                <w:szCs w:val="20"/>
              </w:rPr>
            </w:pPr>
            <w:r w:rsidRPr="003B6093">
              <w:rPr>
                <w:rFonts w:cs="Arial"/>
                <w:szCs w:val="20"/>
              </w:rPr>
              <w:t>David Clunie</w:t>
            </w:r>
          </w:p>
        </w:tc>
        <w:tc>
          <w:tcPr>
            <w:tcW w:w="4879" w:type="dxa"/>
            <w:shd w:val="clear" w:color="auto" w:fill="auto"/>
          </w:tcPr>
          <w:p w14:paraId="5C7077BA" w14:textId="77777777" w:rsidR="00A70120" w:rsidRPr="003B6093" w:rsidRDefault="00A70120" w:rsidP="003B45F1">
            <w:pPr>
              <w:adjustRightInd w:val="0"/>
              <w:rPr>
                <w:rFonts w:cs="Arial"/>
                <w:szCs w:val="20"/>
              </w:rPr>
            </w:pPr>
            <w:r w:rsidRPr="003B6093">
              <w:rPr>
                <w:rFonts w:cs="Arial"/>
                <w:szCs w:val="20"/>
              </w:rPr>
              <w:t>Consultant (DICOM, imaging and clinical expert)</w:t>
            </w:r>
          </w:p>
        </w:tc>
        <w:tc>
          <w:tcPr>
            <w:tcW w:w="2088" w:type="dxa"/>
            <w:shd w:val="clear" w:color="auto" w:fill="auto"/>
          </w:tcPr>
          <w:p w14:paraId="61AE1394" w14:textId="77777777" w:rsidR="00A70120" w:rsidRPr="003B6093" w:rsidRDefault="00A70120" w:rsidP="003B45F1">
            <w:pPr>
              <w:adjustRightInd w:val="0"/>
              <w:rPr>
                <w:rFonts w:cs="Arial"/>
                <w:szCs w:val="20"/>
              </w:rPr>
            </w:pPr>
            <w:proofErr w:type="spellStart"/>
            <w:r w:rsidRPr="003B6093">
              <w:rPr>
                <w:rFonts w:cs="Arial"/>
                <w:szCs w:val="20"/>
              </w:rPr>
              <w:t>PixelMed</w:t>
            </w:r>
            <w:proofErr w:type="spellEnd"/>
            <w:r w:rsidRPr="003B6093">
              <w:rPr>
                <w:rFonts w:cs="Arial"/>
                <w:szCs w:val="20"/>
              </w:rPr>
              <w:t xml:space="preserve"> Publishing, LLC</w:t>
            </w:r>
          </w:p>
        </w:tc>
      </w:tr>
      <w:tr w:rsidR="00A70120" w:rsidRPr="003B6093" w14:paraId="67B5792E" w14:textId="77777777" w:rsidTr="005D5452">
        <w:trPr>
          <w:cantSplit/>
        </w:trPr>
        <w:tc>
          <w:tcPr>
            <w:tcW w:w="2501" w:type="dxa"/>
            <w:shd w:val="clear" w:color="auto" w:fill="auto"/>
          </w:tcPr>
          <w:p w14:paraId="0E9E0AD6" w14:textId="77777777" w:rsidR="00A70120" w:rsidRPr="003B6093" w:rsidRDefault="00A70120" w:rsidP="003B45F1">
            <w:pPr>
              <w:adjustRightInd w:val="0"/>
              <w:rPr>
                <w:rFonts w:cs="Arial"/>
                <w:szCs w:val="20"/>
              </w:rPr>
            </w:pPr>
            <w:r w:rsidRPr="003B6093">
              <w:rPr>
                <w:rFonts w:cs="Arial"/>
                <w:szCs w:val="20"/>
              </w:rPr>
              <w:t>Gregory Sharp</w:t>
            </w:r>
          </w:p>
        </w:tc>
        <w:tc>
          <w:tcPr>
            <w:tcW w:w="4879" w:type="dxa"/>
            <w:shd w:val="clear" w:color="auto" w:fill="auto"/>
          </w:tcPr>
          <w:p w14:paraId="60125E13" w14:textId="77777777" w:rsidR="00A70120" w:rsidRPr="003B6093" w:rsidRDefault="00A70120" w:rsidP="003B45F1">
            <w:pPr>
              <w:adjustRightInd w:val="0"/>
              <w:rPr>
                <w:rFonts w:cs="Arial"/>
                <w:szCs w:val="20"/>
              </w:rPr>
            </w:pPr>
            <w:r w:rsidRPr="003B6093">
              <w:rPr>
                <w:rFonts w:cs="Arial"/>
                <w:szCs w:val="20"/>
              </w:rPr>
              <w:t>Consultant (</w:t>
            </w:r>
            <w:proofErr w:type="spellStart"/>
            <w:r w:rsidRPr="003B6093">
              <w:rPr>
                <w:rFonts w:cs="Arial"/>
                <w:szCs w:val="20"/>
              </w:rPr>
              <w:t>CMake</w:t>
            </w:r>
            <w:proofErr w:type="spellEnd"/>
            <w:r w:rsidRPr="003B6093">
              <w:rPr>
                <w:rFonts w:cs="Arial"/>
                <w:szCs w:val="20"/>
              </w:rPr>
              <w:t>)</w:t>
            </w:r>
          </w:p>
        </w:tc>
        <w:tc>
          <w:tcPr>
            <w:tcW w:w="2088" w:type="dxa"/>
            <w:shd w:val="clear" w:color="auto" w:fill="auto"/>
          </w:tcPr>
          <w:p w14:paraId="3BAFF0CB" w14:textId="77777777" w:rsidR="00A70120" w:rsidRPr="003B6093" w:rsidRDefault="00A70120" w:rsidP="003B45F1">
            <w:pPr>
              <w:adjustRightInd w:val="0"/>
              <w:rPr>
                <w:rFonts w:cs="Arial"/>
                <w:szCs w:val="20"/>
              </w:rPr>
            </w:pPr>
          </w:p>
        </w:tc>
      </w:tr>
      <w:tr w:rsidR="00076374" w:rsidRPr="003B6093" w14:paraId="19B109E0" w14:textId="77777777" w:rsidTr="005D5452">
        <w:trPr>
          <w:cantSplit/>
        </w:trPr>
        <w:tc>
          <w:tcPr>
            <w:tcW w:w="2501" w:type="dxa"/>
            <w:shd w:val="clear" w:color="auto" w:fill="auto"/>
          </w:tcPr>
          <w:p w14:paraId="37F6C6F5" w14:textId="77777777" w:rsidR="00076374" w:rsidRPr="003B6093" w:rsidRDefault="00076374" w:rsidP="000F2F12">
            <w:pPr>
              <w:adjustRightInd w:val="0"/>
              <w:rPr>
                <w:rFonts w:cs="Arial"/>
                <w:szCs w:val="20"/>
              </w:rPr>
            </w:pPr>
            <w:r w:rsidRPr="003B6093">
              <w:rPr>
                <w:rFonts w:cs="Arial"/>
                <w:szCs w:val="20"/>
              </w:rPr>
              <w:t>Daniel Rubin</w:t>
            </w:r>
          </w:p>
        </w:tc>
        <w:tc>
          <w:tcPr>
            <w:tcW w:w="4879" w:type="dxa"/>
            <w:shd w:val="clear" w:color="auto" w:fill="auto"/>
          </w:tcPr>
          <w:p w14:paraId="113B7867" w14:textId="77777777" w:rsidR="00076374" w:rsidRPr="003B6093" w:rsidRDefault="00076374" w:rsidP="000F2F12">
            <w:pPr>
              <w:adjustRightInd w:val="0"/>
              <w:rPr>
                <w:rFonts w:cs="Arial"/>
                <w:szCs w:val="20"/>
              </w:rPr>
            </w:pPr>
            <w:r w:rsidRPr="003B6093">
              <w:rPr>
                <w:rFonts w:cs="Arial"/>
                <w:szCs w:val="20"/>
              </w:rPr>
              <w:t>Consultant (AIM and clinical expert)</w:t>
            </w:r>
          </w:p>
        </w:tc>
        <w:tc>
          <w:tcPr>
            <w:tcW w:w="2088" w:type="dxa"/>
            <w:shd w:val="clear" w:color="auto" w:fill="auto"/>
          </w:tcPr>
          <w:p w14:paraId="3186C144" w14:textId="77777777" w:rsidR="00076374" w:rsidRPr="003B6093" w:rsidRDefault="00076374" w:rsidP="000F2F12">
            <w:pPr>
              <w:adjustRightInd w:val="0"/>
              <w:rPr>
                <w:rFonts w:cs="Arial"/>
                <w:szCs w:val="20"/>
              </w:rPr>
            </w:pPr>
            <w:r w:rsidRPr="003B6093">
              <w:rPr>
                <w:rFonts w:cs="Arial"/>
                <w:szCs w:val="20"/>
              </w:rPr>
              <w:t>Stanford University</w:t>
            </w:r>
          </w:p>
        </w:tc>
      </w:tr>
      <w:tr w:rsidR="00803F3F" w:rsidRPr="003B6093" w14:paraId="5EF15E0E" w14:textId="77777777" w:rsidTr="005D5452">
        <w:trPr>
          <w:cantSplit/>
        </w:trPr>
        <w:tc>
          <w:tcPr>
            <w:tcW w:w="2501" w:type="dxa"/>
            <w:shd w:val="clear" w:color="auto" w:fill="auto"/>
          </w:tcPr>
          <w:p w14:paraId="37D48462" w14:textId="77777777" w:rsidR="00803F3F" w:rsidRPr="003B6093" w:rsidRDefault="00803F3F" w:rsidP="00404748">
            <w:pPr>
              <w:adjustRightInd w:val="0"/>
              <w:rPr>
                <w:rFonts w:cs="Arial"/>
                <w:szCs w:val="20"/>
              </w:rPr>
            </w:pPr>
            <w:r>
              <w:rPr>
                <w:rFonts w:cs="Arial"/>
                <w:szCs w:val="20"/>
              </w:rPr>
              <w:t>Carolyn Klinger</w:t>
            </w:r>
          </w:p>
        </w:tc>
        <w:tc>
          <w:tcPr>
            <w:tcW w:w="4879" w:type="dxa"/>
            <w:shd w:val="clear" w:color="auto" w:fill="auto"/>
          </w:tcPr>
          <w:p w14:paraId="6EE76B4E" w14:textId="77777777" w:rsidR="00803F3F" w:rsidRPr="003B6093" w:rsidRDefault="00DE76F6" w:rsidP="00404748">
            <w:pPr>
              <w:adjustRightInd w:val="0"/>
              <w:rPr>
                <w:rFonts w:cs="Arial"/>
                <w:szCs w:val="20"/>
              </w:rPr>
            </w:pPr>
            <w:r>
              <w:rPr>
                <w:rFonts w:cs="Arial"/>
                <w:szCs w:val="20"/>
              </w:rPr>
              <w:t>Consultant (</w:t>
            </w:r>
            <w:r w:rsidR="00803F3F">
              <w:rPr>
                <w:rFonts w:cs="Arial"/>
                <w:szCs w:val="20"/>
              </w:rPr>
              <w:t>Technical Writer</w:t>
            </w:r>
            <w:r>
              <w:rPr>
                <w:rFonts w:cs="Arial"/>
                <w:szCs w:val="20"/>
              </w:rPr>
              <w:t>)</w:t>
            </w:r>
          </w:p>
        </w:tc>
        <w:tc>
          <w:tcPr>
            <w:tcW w:w="2088" w:type="dxa"/>
            <w:shd w:val="clear" w:color="auto" w:fill="auto"/>
          </w:tcPr>
          <w:p w14:paraId="3F0C8905" w14:textId="77777777" w:rsidR="00803F3F" w:rsidRPr="003B6093" w:rsidRDefault="00AF6549" w:rsidP="00404748">
            <w:pPr>
              <w:adjustRightInd w:val="0"/>
              <w:rPr>
                <w:rFonts w:cs="Arial"/>
                <w:szCs w:val="20"/>
              </w:rPr>
            </w:pPr>
            <w:r>
              <w:rPr>
                <w:rFonts w:cs="Arial"/>
                <w:szCs w:val="20"/>
              </w:rPr>
              <w:t>Independent</w:t>
            </w:r>
          </w:p>
        </w:tc>
      </w:tr>
      <w:tr w:rsidR="00A70120" w:rsidRPr="003B6093" w14:paraId="747452C5" w14:textId="77777777" w:rsidTr="005D5452">
        <w:trPr>
          <w:cantSplit/>
        </w:trPr>
        <w:tc>
          <w:tcPr>
            <w:tcW w:w="2501" w:type="dxa"/>
            <w:shd w:val="clear" w:color="auto" w:fill="auto"/>
          </w:tcPr>
          <w:p w14:paraId="6CB225BC" w14:textId="77777777" w:rsidR="00A70120" w:rsidRPr="003B6093" w:rsidRDefault="00803F3F" w:rsidP="003B45F1">
            <w:pPr>
              <w:adjustRightInd w:val="0"/>
              <w:rPr>
                <w:rFonts w:cs="Arial"/>
                <w:szCs w:val="20"/>
              </w:rPr>
            </w:pPr>
            <w:r>
              <w:rPr>
                <w:rFonts w:cs="Arial"/>
                <w:szCs w:val="20"/>
              </w:rPr>
              <w:t>Tin Tran</w:t>
            </w:r>
          </w:p>
        </w:tc>
        <w:tc>
          <w:tcPr>
            <w:tcW w:w="4879" w:type="dxa"/>
            <w:shd w:val="clear" w:color="auto" w:fill="auto"/>
          </w:tcPr>
          <w:p w14:paraId="095E97A9" w14:textId="77777777" w:rsidR="00A70120" w:rsidRPr="003B6093" w:rsidRDefault="00803F3F" w:rsidP="003B45F1">
            <w:pPr>
              <w:adjustRightInd w:val="0"/>
              <w:rPr>
                <w:rFonts w:cs="Arial"/>
                <w:szCs w:val="20"/>
              </w:rPr>
            </w:pPr>
            <w:r>
              <w:rPr>
                <w:rFonts w:cs="Arial"/>
                <w:szCs w:val="20"/>
              </w:rPr>
              <w:t>Quality Assurance</w:t>
            </w:r>
            <w:r w:rsidR="002E15F8">
              <w:rPr>
                <w:rFonts w:cs="Arial"/>
                <w:szCs w:val="20"/>
              </w:rPr>
              <w:t xml:space="preserve"> (QA)</w:t>
            </w:r>
          </w:p>
        </w:tc>
        <w:tc>
          <w:tcPr>
            <w:tcW w:w="2088" w:type="dxa"/>
            <w:shd w:val="clear" w:color="auto" w:fill="auto"/>
          </w:tcPr>
          <w:p w14:paraId="0CECD356" w14:textId="77777777" w:rsidR="00A70120" w:rsidRPr="003B6093" w:rsidRDefault="00803F3F" w:rsidP="003B45F1">
            <w:pPr>
              <w:adjustRightInd w:val="0"/>
              <w:rPr>
                <w:rFonts w:cs="Arial"/>
                <w:szCs w:val="20"/>
              </w:rPr>
            </w:pPr>
            <w:r>
              <w:rPr>
                <w:rFonts w:cs="Arial"/>
                <w:szCs w:val="20"/>
              </w:rPr>
              <w:t>SAIC-F</w:t>
            </w:r>
          </w:p>
        </w:tc>
      </w:tr>
    </w:tbl>
    <w:p w14:paraId="2D98492D" w14:textId="77777777" w:rsidR="001E0F53" w:rsidRDefault="001E0F53" w:rsidP="003B6093">
      <w:pPr>
        <w:pStyle w:val="Heading1"/>
      </w:pPr>
      <w:bookmarkStart w:id="5" w:name="_Toc352426611"/>
      <w:bookmarkStart w:id="6" w:name="_Toc249001921"/>
      <w:r>
        <w:lastRenderedPageBreak/>
        <w:t>Contract</w:t>
      </w:r>
      <w:r w:rsidRPr="00CB32B7">
        <w:t xml:space="preserve"> Overview</w:t>
      </w:r>
      <w:bookmarkEnd w:id="5"/>
      <w:bookmarkEnd w:id="6"/>
    </w:p>
    <w:p w14:paraId="463C15B2" w14:textId="4F72A34E" w:rsidR="00F41999" w:rsidRPr="00F41999" w:rsidRDefault="00F41999" w:rsidP="001E0F53">
      <w:pPr>
        <w:rPr>
          <w:rFonts w:cs="Arial"/>
          <w:szCs w:val="22"/>
        </w:rPr>
      </w:pPr>
      <w:r w:rsidRPr="00F41999">
        <w:rPr>
          <w:rFonts w:cs="Arial"/>
          <w:szCs w:val="22"/>
        </w:rPr>
        <w:t xml:space="preserve">The purpose of this </w:t>
      </w:r>
      <w:r w:rsidR="00991426">
        <w:rPr>
          <w:rFonts w:cs="Arial"/>
          <w:szCs w:val="22"/>
        </w:rPr>
        <w:t>project</w:t>
      </w:r>
      <w:r w:rsidRPr="00F41999">
        <w:rPr>
          <w:rFonts w:cs="Arial"/>
          <w:szCs w:val="22"/>
        </w:rPr>
        <w:t xml:space="preserve"> is to provide guidelines for extending the AIM model</w:t>
      </w:r>
      <w:r w:rsidR="000D1979">
        <w:rPr>
          <w:rFonts w:cs="Arial"/>
          <w:szCs w:val="22"/>
        </w:rPr>
        <w:t xml:space="preserve"> and</w:t>
      </w:r>
      <w:r w:rsidRPr="00F41999">
        <w:rPr>
          <w:rFonts w:cs="Arial"/>
          <w:szCs w:val="22"/>
        </w:rPr>
        <w:t xml:space="preserve"> to enhance existing AIM tools (</w:t>
      </w:r>
      <w:r w:rsidR="00F362A5">
        <w:rPr>
          <w:rFonts w:cs="Arial"/>
          <w:szCs w:val="22"/>
        </w:rPr>
        <w:t>AIM T</w:t>
      </w:r>
      <w:r w:rsidRPr="00F41999">
        <w:rPr>
          <w:rFonts w:cs="Arial"/>
          <w:szCs w:val="22"/>
        </w:rPr>
        <w:t>oolkit, ATS</w:t>
      </w:r>
      <w:r w:rsidR="00F362A5">
        <w:rPr>
          <w:rFonts w:cs="Arial"/>
          <w:szCs w:val="22"/>
        </w:rPr>
        <w:t>,</w:t>
      </w:r>
      <w:r w:rsidRPr="00F41999">
        <w:rPr>
          <w:rFonts w:cs="Arial"/>
          <w:szCs w:val="22"/>
        </w:rPr>
        <w:t xml:space="preserve"> and AIM </w:t>
      </w:r>
      <w:r w:rsidR="00F362A5">
        <w:rPr>
          <w:rFonts w:cs="Arial"/>
          <w:szCs w:val="22"/>
        </w:rPr>
        <w:t>on</w:t>
      </w:r>
      <w:r w:rsidR="00F362A5" w:rsidRPr="00F41999">
        <w:rPr>
          <w:rFonts w:cs="Arial"/>
          <w:szCs w:val="22"/>
        </w:rPr>
        <w:t xml:space="preserve"> </w:t>
      </w:r>
      <w:r w:rsidRPr="00F41999">
        <w:rPr>
          <w:rFonts w:cs="Arial"/>
          <w:szCs w:val="22"/>
        </w:rPr>
        <w:t>ClearCanvas workstation), develop additional AIM capabilities</w:t>
      </w:r>
      <w:r w:rsidR="001808C7">
        <w:rPr>
          <w:rFonts w:cs="Arial"/>
          <w:szCs w:val="22"/>
        </w:rPr>
        <w:t>,</w:t>
      </w:r>
      <w:r w:rsidRPr="00F41999">
        <w:rPr>
          <w:rFonts w:cs="Arial"/>
          <w:szCs w:val="22"/>
        </w:rPr>
        <w:t xml:space="preserve"> and provide support </w:t>
      </w:r>
      <w:r w:rsidR="00F362A5">
        <w:rPr>
          <w:rFonts w:cs="Arial"/>
          <w:szCs w:val="22"/>
        </w:rPr>
        <w:t>given</w:t>
      </w:r>
      <w:r w:rsidRPr="00F41999">
        <w:rPr>
          <w:rFonts w:cs="Arial"/>
          <w:szCs w:val="22"/>
        </w:rPr>
        <w:t xml:space="preserve"> the historical workload and available resources.</w:t>
      </w:r>
    </w:p>
    <w:p w14:paraId="0A19190C" w14:textId="2E37589D" w:rsidR="001808C7" w:rsidRDefault="00CB5F68" w:rsidP="001E0F53">
      <w:pPr>
        <w:rPr>
          <w:rFonts w:cs="Arial"/>
          <w:szCs w:val="22"/>
        </w:rPr>
      </w:pPr>
      <w:r w:rsidRPr="00CB5F68">
        <w:rPr>
          <w:rFonts w:cs="Arial"/>
          <w:szCs w:val="22"/>
        </w:rPr>
        <w:t xml:space="preserve">The AIM project consists of the </w:t>
      </w:r>
      <w:r w:rsidR="00F362A5">
        <w:rPr>
          <w:rFonts w:cs="Arial"/>
          <w:szCs w:val="22"/>
        </w:rPr>
        <w:t xml:space="preserve">development of the </w:t>
      </w:r>
      <w:r w:rsidR="00F362A5">
        <w:rPr>
          <w:rFonts w:cs="Arial"/>
          <w:szCs w:val="20"/>
        </w:rPr>
        <w:t>AIM information models, AIM Toolkit, AIM on ClearCanvas Workstation, AIM Template Builder, and AIM Template Service</w:t>
      </w:r>
      <w:r w:rsidRPr="00CB5F68">
        <w:rPr>
          <w:rFonts w:cs="Arial"/>
          <w:szCs w:val="22"/>
        </w:rPr>
        <w:t>. At the end of this research and development phase, we will</w:t>
      </w:r>
      <w:r w:rsidR="001808C7">
        <w:rPr>
          <w:rFonts w:cs="Arial"/>
          <w:szCs w:val="22"/>
        </w:rPr>
        <w:t xml:space="preserve"> </w:t>
      </w:r>
      <w:r w:rsidR="00CB6DCD">
        <w:rPr>
          <w:rFonts w:cs="Arial"/>
          <w:szCs w:val="22"/>
        </w:rPr>
        <w:t>accomplish</w:t>
      </w:r>
      <w:r w:rsidR="001808C7">
        <w:rPr>
          <w:rFonts w:cs="Arial"/>
          <w:szCs w:val="22"/>
        </w:rPr>
        <w:t xml:space="preserve"> the following</w:t>
      </w:r>
      <w:r w:rsidR="00CB6DCD">
        <w:rPr>
          <w:rFonts w:cs="Arial"/>
          <w:szCs w:val="22"/>
        </w:rPr>
        <w:t>.</w:t>
      </w:r>
    </w:p>
    <w:p w14:paraId="7FE28A7E" w14:textId="77777777" w:rsidR="001808C7" w:rsidRPr="008B64CC" w:rsidRDefault="001808C7" w:rsidP="00B85F83">
      <w:pPr>
        <w:pStyle w:val="ListParagraph"/>
        <w:numPr>
          <w:ilvl w:val="0"/>
          <w:numId w:val="1"/>
        </w:numPr>
        <w:rPr>
          <w:rFonts w:cs="Arial"/>
          <w:iCs/>
          <w:sz w:val="18"/>
          <w:szCs w:val="20"/>
        </w:rPr>
      </w:pPr>
      <w:r w:rsidRPr="003B6093">
        <w:rPr>
          <w:rFonts w:cs="Arial"/>
          <w:i/>
          <w:szCs w:val="22"/>
          <w:u w:val="single"/>
        </w:rPr>
        <w:t>F</w:t>
      </w:r>
      <w:r w:rsidR="00CB5F68" w:rsidRPr="008B64CC">
        <w:rPr>
          <w:rFonts w:cs="Arial"/>
          <w:i/>
          <w:szCs w:val="22"/>
          <w:u w:val="single"/>
        </w:rPr>
        <w:t>irst</w:t>
      </w:r>
      <w:r w:rsidRPr="003B6093">
        <w:rPr>
          <w:rFonts w:cs="Arial"/>
          <w:i/>
          <w:szCs w:val="22"/>
        </w:rPr>
        <w:t>,</w:t>
      </w:r>
      <w:r w:rsidR="00CB5F68" w:rsidRPr="008B64CC">
        <w:rPr>
          <w:rFonts w:cs="Arial"/>
          <w:szCs w:val="22"/>
        </w:rPr>
        <w:t xml:space="preserve"> deliver a technical document on how to extend the AIM foundation model and library.</w:t>
      </w:r>
    </w:p>
    <w:p w14:paraId="30E7F943" w14:textId="77777777" w:rsidR="001808C7" w:rsidRPr="008B64CC" w:rsidRDefault="00CB5F68" w:rsidP="00B85F83">
      <w:pPr>
        <w:pStyle w:val="ListParagraph"/>
        <w:numPr>
          <w:ilvl w:val="0"/>
          <w:numId w:val="1"/>
        </w:numPr>
        <w:rPr>
          <w:rFonts w:cs="Arial"/>
          <w:iCs/>
          <w:sz w:val="18"/>
          <w:szCs w:val="20"/>
        </w:rPr>
      </w:pPr>
      <w:r w:rsidRPr="008B64CC">
        <w:rPr>
          <w:rFonts w:cs="Arial"/>
          <w:i/>
          <w:szCs w:val="22"/>
          <w:u w:val="single"/>
        </w:rPr>
        <w:t>Second</w:t>
      </w:r>
      <w:r w:rsidRPr="008B64CC">
        <w:rPr>
          <w:rFonts w:cs="Arial"/>
          <w:szCs w:val="22"/>
        </w:rPr>
        <w:t>, deliver the AIM C++ toolkit for Linux, OS X</w:t>
      </w:r>
      <w:r w:rsidR="001808C7" w:rsidRPr="008B64CC">
        <w:rPr>
          <w:rFonts w:cs="Arial"/>
          <w:szCs w:val="22"/>
        </w:rPr>
        <w:t>,</w:t>
      </w:r>
      <w:r w:rsidRPr="008B64CC">
        <w:rPr>
          <w:rFonts w:cs="Arial"/>
          <w:szCs w:val="22"/>
        </w:rPr>
        <w:t xml:space="preserve"> and Windows platforms. </w:t>
      </w:r>
    </w:p>
    <w:p w14:paraId="4E5251FC" w14:textId="77777777" w:rsidR="001808C7" w:rsidRPr="008B64CC" w:rsidRDefault="00CB5F68" w:rsidP="00B85F83">
      <w:pPr>
        <w:pStyle w:val="ListParagraph"/>
        <w:numPr>
          <w:ilvl w:val="0"/>
          <w:numId w:val="1"/>
        </w:numPr>
        <w:rPr>
          <w:rFonts w:cs="Arial"/>
          <w:iCs/>
          <w:sz w:val="18"/>
          <w:szCs w:val="20"/>
        </w:rPr>
      </w:pPr>
      <w:r w:rsidRPr="008B64CC">
        <w:rPr>
          <w:rFonts w:cs="Arial"/>
          <w:i/>
          <w:szCs w:val="22"/>
          <w:u w:val="single"/>
        </w:rPr>
        <w:t>Third</w:t>
      </w:r>
      <w:r w:rsidRPr="003B6093">
        <w:rPr>
          <w:rFonts w:cs="Arial"/>
          <w:i/>
          <w:szCs w:val="22"/>
        </w:rPr>
        <w:t>,</w:t>
      </w:r>
      <w:r w:rsidRPr="008B64CC">
        <w:rPr>
          <w:rFonts w:cs="Arial"/>
          <w:szCs w:val="22"/>
        </w:rPr>
        <w:t xml:space="preserve"> ATS shall have Representational State Transfer (REST, </w:t>
      </w:r>
      <w:proofErr w:type="spellStart"/>
      <w:r w:rsidRPr="008B64CC">
        <w:rPr>
          <w:rFonts w:cs="Arial"/>
          <w:szCs w:val="22"/>
        </w:rPr>
        <w:t>RESTful</w:t>
      </w:r>
      <w:proofErr w:type="spellEnd"/>
      <w:r w:rsidRPr="008B64CC">
        <w:rPr>
          <w:rFonts w:cs="Arial"/>
          <w:szCs w:val="22"/>
        </w:rPr>
        <w:t xml:space="preserve"> conforms to REST constraints) APIs for other applications to consume ATS services. </w:t>
      </w:r>
    </w:p>
    <w:p w14:paraId="472017CC" w14:textId="77777777" w:rsidR="001808C7" w:rsidRPr="008B64CC" w:rsidRDefault="00CB5F68" w:rsidP="00B85F83">
      <w:pPr>
        <w:pStyle w:val="ListParagraph"/>
        <w:numPr>
          <w:ilvl w:val="0"/>
          <w:numId w:val="1"/>
        </w:numPr>
        <w:rPr>
          <w:rFonts w:cs="Arial"/>
          <w:iCs/>
          <w:sz w:val="18"/>
          <w:szCs w:val="20"/>
        </w:rPr>
      </w:pPr>
      <w:r w:rsidRPr="008B64CC">
        <w:rPr>
          <w:rFonts w:cs="Arial"/>
          <w:i/>
          <w:szCs w:val="22"/>
          <w:u w:val="single"/>
        </w:rPr>
        <w:t>Fourth</w:t>
      </w:r>
      <w:r w:rsidRPr="008B64CC">
        <w:rPr>
          <w:rFonts w:cs="Arial"/>
          <w:szCs w:val="22"/>
        </w:rPr>
        <w:t xml:space="preserve">, AIM on ClearCanvas workstation will support creation and use of DICOM segmentation objects along with related AIM objects. The workstation will create and store AIM 4.0, import imaging studies from the </w:t>
      </w:r>
      <w:proofErr w:type="spellStart"/>
      <w:r w:rsidRPr="008B64CC">
        <w:rPr>
          <w:rFonts w:cs="Arial"/>
          <w:szCs w:val="22"/>
        </w:rPr>
        <w:t>eXtensible</w:t>
      </w:r>
      <w:proofErr w:type="spellEnd"/>
      <w:r w:rsidRPr="008B64CC">
        <w:rPr>
          <w:rFonts w:cs="Arial"/>
          <w:szCs w:val="22"/>
        </w:rPr>
        <w:t xml:space="preserve"> Neuroimaging Archive Toolkit (XNAT), communicate with </w:t>
      </w:r>
      <w:r w:rsidR="000B3E7A">
        <w:rPr>
          <w:rFonts w:cs="Arial"/>
          <w:szCs w:val="22"/>
        </w:rPr>
        <w:t xml:space="preserve">the </w:t>
      </w:r>
      <w:r w:rsidRPr="008B64CC">
        <w:rPr>
          <w:rFonts w:cs="Arial"/>
          <w:szCs w:val="22"/>
        </w:rPr>
        <w:t xml:space="preserve">AIM Data Service via </w:t>
      </w:r>
      <w:proofErr w:type="spellStart"/>
      <w:r w:rsidRPr="008B64CC">
        <w:rPr>
          <w:rFonts w:cs="Arial"/>
          <w:szCs w:val="22"/>
        </w:rPr>
        <w:t>RESTful</w:t>
      </w:r>
      <w:proofErr w:type="spellEnd"/>
      <w:r w:rsidRPr="008B64CC">
        <w:rPr>
          <w:rFonts w:cs="Arial"/>
          <w:szCs w:val="22"/>
        </w:rPr>
        <w:t xml:space="preserve"> APIs, validate markup creation</w:t>
      </w:r>
      <w:r w:rsidR="000B3E7A">
        <w:rPr>
          <w:rFonts w:cs="Arial"/>
          <w:szCs w:val="22"/>
        </w:rPr>
        <w:t>,</w:t>
      </w:r>
      <w:r w:rsidRPr="008B64CC">
        <w:rPr>
          <w:rFonts w:cs="Arial"/>
          <w:szCs w:val="22"/>
        </w:rPr>
        <w:t xml:space="preserve"> and integrate a centralized imaging security service. An AIM plugin for the ClearCanvas workstation will be provided. A demonstration of the workstation installed on</w:t>
      </w:r>
      <w:r w:rsidR="003B6093">
        <w:rPr>
          <w:rFonts w:cs="Arial"/>
          <w:szCs w:val="22"/>
        </w:rPr>
        <w:t xml:space="preserve"> Amazon cloud will be provided.</w:t>
      </w:r>
    </w:p>
    <w:p w14:paraId="353DD27D" w14:textId="77777777" w:rsidR="00F41999" w:rsidRPr="008B64CC" w:rsidRDefault="00CB5F68" w:rsidP="00B85F83">
      <w:pPr>
        <w:pStyle w:val="ListParagraph"/>
        <w:numPr>
          <w:ilvl w:val="0"/>
          <w:numId w:val="1"/>
        </w:numPr>
        <w:rPr>
          <w:rFonts w:cs="Arial"/>
          <w:iCs/>
          <w:sz w:val="18"/>
          <w:szCs w:val="20"/>
        </w:rPr>
      </w:pPr>
      <w:r w:rsidRPr="008B64CC">
        <w:rPr>
          <w:rFonts w:cs="Arial"/>
          <w:i/>
          <w:szCs w:val="22"/>
          <w:u w:val="single"/>
        </w:rPr>
        <w:t>Fifth</w:t>
      </w:r>
      <w:r w:rsidRPr="008B64CC">
        <w:rPr>
          <w:rFonts w:cs="Arial"/>
          <w:i/>
          <w:szCs w:val="22"/>
        </w:rPr>
        <w:t>,</w:t>
      </w:r>
      <w:r w:rsidRPr="008B64CC">
        <w:rPr>
          <w:rFonts w:cs="Arial"/>
          <w:szCs w:val="22"/>
        </w:rPr>
        <w:t xml:space="preserve"> AIM Data Object Service (DOS) will offer web services to create and manipulate AIM data.</w:t>
      </w:r>
    </w:p>
    <w:p w14:paraId="1FC0D609" w14:textId="77777777" w:rsidR="00F05242" w:rsidRPr="00F05242" w:rsidRDefault="00F05242" w:rsidP="00F05242">
      <w:pPr>
        <w:pStyle w:val="BodyTextIndent"/>
        <w:ind w:left="540" w:hanging="540"/>
        <w:rPr>
          <w:rFonts w:ascii="Arial" w:hAnsi="Arial" w:cs="Arial"/>
          <w:sz w:val="20"/>
        </w:rPr>
      </w:pPr>
      <w:r w:rsidRPr="00F05242">
        <w:rPr>
          <w:rFonts w:ascii="Arial" w:hAnsi="Arial" w:cs="Arial"/>
          <w:sz w:val="20"/>
        </w:rPr>
        <w:t>The</w:t>
      </w:r>
      <w:r w:rsidR="00CB6DCD">
        <w:rPr>
          <w:rFonts w:ascii="Arial" w:hAnsi="Arial" w:cs="Arial"/>
          <w:sz w:val="20"/>
        </w:rPr>
        <w:t xml:space="preserve"> following</w:t>
      </w:r>
      <w:r w:rsidRPr="00F05242">
        <w:rPr>
          <w:rFonts w:ascii="Arial" w:hAnsi="Arial" w:cs="Arial"/>
          <w:sz w:val="20"/>
        </w:rPr>
        <w:t xml:space="preserve"> tools </w:t>
      </w:r>
      <w:r w:rsidR="003B6093">
        <w:rPr>
          <w:rFonts w:ascii="Arial" w:hAnsi="Arial" w:cs="Arial"/>
          <w:sz w:val="20"/>
        </w:rPr>
        <w:t xml:space="preserve">were </w:t>
      </w:r>
      <w:r w:rsidRPr="00F05242">
        <w:rPr>
          <w:rFonts w:ascii="Arial" w:hAnsi="Arial" w:cs="Arial"/>
          <w:sz w:val="20"/>
        </w:rPr>
        <w:t>used in this project.</w:t>
      </w:r>
    </w:p>
    <w:p w14:paraId="43DFDBD4" w14:textId="77777777" w:rsidR="00F05242" w:rsidRPr="00F05242" w:rsidRDefault="00F05242" w:rsidP="00B85F83">
      <w:pPr>
        <w:pStyle w:val="BodyTextIndent"/>
        <w:numPr>
          <w:ilvl w:val="0"/>
          <w:numId w:val="2"/>
        </w:numPr>
        <w:rPr>
          <w:rFonts w:ascii="Arial" w:hAnsi="Arial" w:cs="Arial"/>
          <w:sz w:val="20"/>
        </w:rPr>
      </w:pPr>
      <w:proofErr w:type="spellStart"/>
      <w:r w:rsidRPr="00F05242">
        <w:rPr>
          <w:rFonts w:ascii="Arial" w:hAnsi="Arial" w:cs="Arial"/>
          <w:sz w:val="20"/>
        </w:rPr>
        <w:t>Altova</w:t>
      </w:r>
      <w:proofErr w:type="spellEnd"/>
      <w:r w:rsidRPr="00F05242">
        <w:rPr>
          <w:rFonts w:ascii="Arial" w:hAnsi="Arial" w:cs="Arial"/>
          <w:sz w:val="20"/>
        </w:rPr>
        <w:t xml:space="preserve"> </w:t>
      </w:r>
      <w:proofErr w:type="spellStart"/>
      <w:r w:rsidRPr="00F05242">
        <w:rPr>
          <w:rFonts w:ascii="Arial" w:hAnsi="Arial" w:cs="Arial"/>
          <w:sz w:val="20"/>
        </w:rPr>
        <w:t>XMLSpy</w:t>
      </w:r>
      <w:proofErr w:type="spellEnd"/>
      <w:r w:rsidRPr="00F05242">
        <w:rPr>
          <w:rFonts w:ascii="Arial" w:hAnsi="Arial" w:cs="Arial"/>
          <w:sz w:val="20"/>
        </w:rPr>
        <w:t xml:space="preserve"> 201</w:t>
      </w:r>
      <w:r w:rsidR="00D22C51">
        <w:rPr>
          <w:rFonts w:ascii="Arial" w:hAnsi="Arial" w:cs="Arial"/>
          <w:sz w:val="20"/>
        </w:rPr>
        <w:t>3</w:t>
      </w:r>
      <w:r w:rsidRPr="00F05242">
        <w:rPr>
          <w:rFonts w:ascii="Arial" w:hAnsi="Arial" w:cs="Arial"/>
          <w:sz w:val="20"/>
        </w:rPr>
        <w:t xml:space="preserve"> (</w:t>
      </w:r>
      <w:proofErr w:type="spellStart"/>
      <w:r w:rsidRPr="00F05242">
        <w:rPr>
          <w:rFonts w:ascii="Arial" w:hAnsi="Arial" w:cs="Arial"/>
          <w:sz w:val="20"/>
        </w:rPr>
        <w:t>Altova</w:t>
      </w:r>
      <w:proofErr w:type="spellEnd"/>
      <w:r w:rsidRPr="00F05242">
        <w:rPr>
          <w:rFonts w:ascii="Arial" w:hAnsi="Arial" w:cs="Arial"/>
          <w:sz w:val="20"/>
        </w:rPr>
        <w:t>)</w:t>
      </w:r>
    </w:p>
    <w:p w14:paraId="7E013592" w14:textId="77777777" w:rsidR="00C23734" w:rsidRDefault="00C23734" w:rsidP="00B85F83">
      <w:pPr>
        <w:pStyle w:val="BodyTextIndent"/>
        <w:numPr>
          <w:ilvl w:val="0"/>
          <w:numId w:val="2"/>
        </w:numPr>
        <w:rPr>
          <w:rFonts w:ascii="Arial" w:hAnsi="Arial" w:cs="Arial"/>
          <w:sz w:val="20"/>
        </w:rPr>
      </w:pPr>
      <w:r>
        <w:rPr>
          <w:rFonts w:ascii="Arial" w:hAnsi="Arial" w:cs="Arial"/>
          <w:sz w:val="20"/>
        </w:rPr>
        <w:t>Berkeley DB XML by Oracle</w:t>
      </w:r>
    </w:p>
    <w:p w14:paraId="0F710EEA" w14:textId="77777777" w:rsidR="00C23734" w:rsidRDefault="00C23734" w:rsidP="00B85F83">
      <w:pPr>
        <w:pStyle w:val="BodyTextIndent"/>
        <w:numPr>
          <w:ilvl w:val="0"/>
          <w:numId w:val="2"/>
        </w:numPr>
        <w:rPr>
          <w:rFonts w:ascii="Arial" w:hAnsi="Arial" w:cs="Arial"/>
          <w:sz w:val="20"/>
        </w:rPr>
      </w:pPr>
      <w:r w:rsidRPr="00F05242">
        <w:rPr>
          <w:rFonts w:ascii="Arial" w:hAnsi="Arial" w:cs="Arial"/>
          <w:sz w:val="20"/>
        </w:rPr>
        <w:t>Boost C++ library version 1.34.1 (Boost.org)</w:t>
      </w:r>
    </w:p>
    <w:p w14:paraId="7F55D7A2" w14:textId="77777777" w:rsidR="00F05242" w:rsidRPr="00F05242" w:rsidRDefault="00F05242" w:rsidP="00B85F83">
      <w:pPr>
        <w:pStyle w:val="BodyTextIndent"/>
        <w:numPr>
          <w:ilvl w:val="0"/>
          <w:numId w:val="2"/>
        </w:numPr>
        <w:rPr>
          <w:rFonts w:ascii="Arial" w:hAnsi="Arial" w:cs="Arial"/>
          <w:sz w:val="20"/>
        </w:rPr>
      </w:pPr>
      <w:proofErr w:type="spellStart"/>
      <w:r w:rsidRPr="00F05242">
        <w:rPr>
          <w:rFonts w:ascii="Arial" w:hAnsi="Arial" w:cs="Arial"/>
          <w:sz w:val="20"/>
        </w:rPr>
        <w:t>caCORE</w:t>
      </w:r>
      <w:proofErr w:type="spellEnd"/>
      <w:r w:rsidRPr="00F05242">
        <w:rPr>
          <w:rFonts w:ascii="Arial" w:hAnsi="Arial" w:cs="Arial"/>
          <w:sz w:val="20"/>
        </w:rPr>
        <w:t xml:space="preserve"> SDK </w:t>
      </w:r>
      <w:r>
        <w:rPr>
          <w:rFonts w:ascii="Arial" w:hAnsi="Arial" w:cs="Arial"/>
          <w:sz w:val="20"/>
        </w:rPr>
        <w:t>4.</w:t>
      </w:r>
      <w:r w:rsidR="008E4B8B">
        <w:rPr>
          <w:rFonts w:ascii="Arial" w:hAnsi="Arial" w:cs="Arial"/>
          <w:sz w:val="20"/>
        </w:rPr>
        <w:t>1</w:t>
      </w:r>
      <w:r>
        <w:rPr>
          <w:rFonts w:ascii="Arial" w:hAnsi="Arial" w:cs="Arial"/>
          <w:sz w:val="20"/>
        </w:rPr>
        <w:t>.</w:t>
      </w:r>
      <w:r w:rsidR="00803CCF">
        <w:rPr>
          <w:rFonts w:ascii="Arial" w:hAnsi="Arial" w:cs="Arial"/>
          <w:sz w:val="20"/>
        </w:rPr>
        <w:t>1</w:t>
      </w:r>
      <w:r w:rsidRPr="00F05242">
        <w:rPr>
          <w:rFonts w:ascii="Arial" w:hAnsi="Arial" w:cs="Arial"/>
          <w:sz w:val="20"/>
        </w:rPr>
        <w:t xml:space="preserve"> (</w:t>
      </w:r>
      <w:proofErr w:type="spellStart"/>
      <w:r>
        <w:rPr>
          <w:rFonts w:ascii="Arial" w:hAnsi="Arial" w:cs="Arial"/>
          <w:iCs w:val="0"/>
          <w:sz w:val="20"/>
        </w:rPr>
        <w:t>caBIG</w:t>
      </w:r>
      <w:proofErr w:type="spellEnd"/>
      <w:r w:rsidRPr="00F05242">
        <w:rPr>
          <w:rFonts w:ascii="Arial" w:hAnsi="Arial" w:cs="Arial"/>
          <w:iCs w:val="0"/>
          <w:szCs w:val="22"/>
          <w:vertAlign w:val="superscript"/>
        </w:rPr>
        <w:t>®</w:t>
      </w:r>
      <w:r w:rsidRPr="00F05242">
        <w:rPr>
          <w:rFonts w:ascii="Arial" w:hAnsi="Arial" w:cs="Arial"/>
          <w:sz w:val="20"/>
        </w:rPr>
        <w:t xml:space="preserve">) </w:t>
      </w:r>
    </w:p>
    <w:p w14:paraId="1B3E5DA3" w14:textId="77777777" w:rsidR="00C23734" w:rsidRDefault="00C23734" w:rsidP="00B85F83">
      <w:pPr>
        <w:pStyle w:val="BodyTextIndent"/>
        <w:numPr>
          <w:ilvl w:val="0"/>
          <w:numId w:val="2"/>
        </w:numPr>
        <w:rPr>
          <w:rFonts w:ascii="Arial" w:hAnsi="Arial" w:cs="Arial"/>
          <w:sz w:val="20"/>
        </w:rPr>
      </w:pPr>
      <w:proofErr w:type="spellStart"/>
      <w:r>
        <w:rPr>
          <w:rFonts w:ascii="Arial" w:hAnsi="Arial" w:cs="Arial"/>
          <w:sz w:val="20"/>
        </w:rPr>
        <w:t>CMake</w:t>
      </w:r>
      <w:proofErr w:type="spellEnd"/>
      <w:r>
        <w:rPr>
          <w:rFonts w:ascii="Arial" w:hAnsi="Arial" w:cs="Arial"/>
          <w:sz w:val="20"/>
        </w:rPr>
        <w:t xml:space="preserve"> 2.8.x and above</w:t>
      </w:r>
    </w:p>
    <w:p w14:paraId="429AEC63" w14:textId="77777777" w:rsidR="00F05242" w:rsidRPr="00F05242" w:rsidRDefault="00F05242" w:rsidP="00B85F83">
      <w:pPr>
        <w:pStyle w:val="BodyTextIndent"/>
        <w:numPr>
          <w:ilvl w:val="0"/>
          <w:numId w:val="2"/>
        </w:numPr>
        <w:rPr>
          <w:rFonts w:ascii="Arial" w:hAnsi="Arial" w:cs="Arial"/>
          <w:sz w:val="20"/>
          <w:lang w:val="de-DE"/>
        </w:rPr>
      </w:pPr>
      <w:r w:rsidRPr="00F05242">
        <w:rPr>
          <w:rFonts w:ascii="Arial" w:hAnsi="Arial" w:cs="Arial"/>
          <w:sz w:val="20"/>
          <w:lang w:val="de-DE"/>
        </w:rPr>
        <w:t>DCMTK version 3.</w:t>
      </w:r>
      <w:r w:rsidR="008E4B8B">
        <w:rPr>
          <w:rFonts w:ascii="Arial" w:hAnsi="Arial" w:cs="Arial"/>
          <w:sz w:val="20"/>
          <w:lang w:val="de-DE"/>
        </w:rPr>
        <w:t>6.x</w:t>
      </w:r>
      <w:r w:rsidRPr="00F05242">
        <w:rPr>
          <w:rFonts w:ascii="Arial" w:hAnsi="Arial" w:cs="Arial"/>
          <w:sz w:val="20"/>
          <w:lang w:val="de-DE"/>
        </w:rPr>
        <w:t xml:space="preserve"> (OFFIS e. V.)  </w:t>
      </w:r>
    </w:p>
    <w:p w14:paraId="4C6B7851" w14:textId="77777777" w:rsidR="00F05242" w:rsidRPr="00F05242" w:rsidRDefault="00F05242" w:rsidP="00B85F83">
      <w:pPr>
        <w:pStyle w:val="BodyTextIndent"/>
        <w:numPr>
          <w:ilvl w:val="0"/>
          <w:numId w:val="2"/>
        </w:numPr>
        <w:rPr>
          <w:rFonts w:ascii="Arial" w:hAnsi="Arial" w:cs="Arial"/>
          <w:sz w:val="20"/>
        </w:rPr>
      </w:pPr>
      <w:r w:rsidRPr="00F05242">
        <w:rPr>
          <w:rFonts w:ascii="Arial" w:hAnsi="Arial" w:cs="Arial"/>
          <w:sz w:val="20"/>
        </w:rPr>
        <w:t>Eclipse (Eclipse Foundation, Inc.)</w:t>
      </w:r>
      <w:r w:rsidR="008E4B8B">
        <w:rPr>
          <w:rFonts w:ascii="Arial" w:hAnsi="Arial" w:cs="Arial"/>
          <w:sz w:val="20"/>
        </w:rPr>
        <w:t xml:space="preserve"> for Windows and Linux</w:t>
      </w:r>
    </w:p>
    <w:p w14:paraId="51F399E9" w14:textId="77777777" w:rsidR="00F05242" w:rsidRPr="00F05242" w:rsidRDefault="00F05242" w:rsidP="00B85F83">
      <w:pPr>
        <w:pStyle w:val="BodyTextIndent"/>
        <w:numPr>
          <w:ilvl w:val="0"/>
          <w:numId w:val="2"/>
        </w:numPr>
        <w:rPr>
          <w:rFonts w:ascii="Arial" w:hAnsi="Arial" w:cs="Arial"/>
          <w:sz w:val="20"/>
        </w:rPr>
      </w:pPr>
      <w:r w:rsidRPr="00F05242">
        <w:rPr>
          <w:rFonts w:ascii="Arial" w:hAnsi="Arial" w:cs="Arial"/>
          <w:sz w:val="20"/>
        </w:rPr>
        <w:t xml:space="preserve">Enterprise Architect version </w:t>
      </w:r>
      <w:r w:rsidR="00D22C51">
        <w:rPr>
          <w:rFonts w:ascii="Arial" w:hAnsi="Arial" w:cs="Arial"/>
          <w:sz w:val="20"/>
        </w:rPr>
        <w:t>10.x</w:t>
      </w:r>
      <w:r w:rsidRPr="00F05242">
        <w:rPr>
          <w:rFonts w:ascii="Arial" w:hAnsi="Arial" w:cs="Arial"/>
          <w:sz w:val="20"/>
        </w:rPr>
        <w:t xml:space="preserve"> (</w:t>
      </w:r>
      <w:proofErr w:type="spellStart"/>
      <w:r w:rsidRPr="00F05242">
        <w:rPr>
          <w:rFonts w:ascii="Arial" w:hAnsi="Arial" w:cs="Arial"/>
          <w:sz w:val="20"/>
        </w:rPr>
        <w:t>Sparx</w:t>
      </w:r>
      <w:proofErr w:type="spellEnd"/>
      <w:r w:rsidRPr="00F05242">
        <w:rPr>
          <w:rFonts w:ascii="Arial" w:hAnsi="Arial" w:cs="Arial"/>
          <w:sz w:val="20"/>
        </w:rPr>
        <w:t xml:space="preserve"> Systems)</w:t>
      </w:r>
    </w:p>
    <w:p w14:paraId="09645B5C" w14:textId="77777777" w:rsidR="00C23734" w:rsidRPr="004A3D26" w:rsidRDefault="00C23734" w:rsidP="00B85F83">
      <w:pPr>
        <w:pStyle w:val="BodyTextIndent"/>
        <w:numPr>
          <w:ilvl w:val="0"/>
          <w:numId w:val="2"/>
        </w:numPr>
        <w:rPr>
          <w:rFonts w:ascii="Arial" w:hAnsi="Arial" w:cs="Arial"/>
          <w:sz w:val="20"/>
        </w:rPr>
      </w:pPr>
      <w:r>
        <w:rPr>
          <w:rFonts w:ascii="Arial" w:hAnsi="Arial" w:cs="Arial"/>
          <w:sz w:val="20"/>
        </w:rPr>
        <w:t>Homebrew Package Installer for Mac OS X</w:t>
      </w:r>
    </w:p>
    <w:p w14:paraId="6A11987C" w14:textId="77777777" w:rsidR="00F05242" w:rsidRPr="00F05242" w:rsidRDefault="00F05242" w:rsidP="00B85F83">
      <w:pPr>
        <w:pStyle w:val="BodyTextIndent"/>
        <w:numPr>
          <w:ilvl w:val="0"/>
          <w:numId w:val="2"/>
        </w:numPr>
        <w:rPr>
          <w:rFonts w:ascii="Arial" w:hAnsi="Arial" w:cs="Arial"/>
          <w:sz w:val="20"/>
        </w:rPr>
      </w:pPr>
      <w:r w:rsidRPr="00F05242">
        <w:rPr>
          <w:rFonts w:ascii="Arial" w:hAnsi="Arial" w:cs="Arial"/>
          <w:sz w:val="20"/>
        </w:rPr>
        <w:t>Java JDK 6 (Sun Microsystems)</w:t>
      </w:r>
    </w:p>
    <w:p w14:paraId="4013B280" w14:textId="77777777" w:rsidR="00F05242" w:rsidRDefault="00D41E35" w:rsidP="00B85F83">
      <w:pPr>
        <w:pStyle w:val="BodyTextIndent"/>
        <w:numPr>
          <w:ilvl w:val="0"/>
          <w:numId w:val="2"/>
        </w:numPr>
        <w:rPr>
          <w:rFonts w:ascii="Arial" w:hAnsi="Arial" w:cs="Arial"/>
          <w:sz w:val="20"/>
        </w:rPr>
      </w:pPr>
      <w:r>
        <w:rPr>
          <w:rFonts w:ascii="Arial" w:hAnsi="Arial" w:cs="Arial"/>
          <w:sz w:val="20"/>
        </w:rPr>
        <w:t xml:space="preserve">Linux </w:t>
      </w:r>
      <w:proofErr w:type="spellStart"/>
      <w:r>
        <w:rPr>
          <w:rFonts w:ascii="Arial" w:hAnsi="Arial" w:cs="Arial"/>
          <w:sz w:val="20"/>
        </w:rPr>
        <w:t>OSes</w:t>
      </w:r>
      <w:proofErr w:type="spellEnd"/>
      <w:r>
        <w:rPr>
          <w:rFonts w:ascii="Arial" w:hAnsi="Arial" w:cs="Arial"/>
          <w:sz w:val="20"/>
        </w:rPr>
        <w:t xml:space="preserve"> (</w:t>
      </w:r>
      <w:proofErr w:type="spellStart"/>
      <w:r>
        <w:rPr>
          <w:rFonts w:ascii="Arial" w:hAnsi="Arial" w:cs="Arial"/>
          <w:sz w:val="20"/>
        </w:rPr>
        <w:t>Debian</w:t>
      </w:r>
      <w:proofErr w:type="spellEnd"/>
      <w:r>
        <w:rPr>
          <w:rFonts w:ascii="Arial" w:hAnsi="Arial" w:cs="Arial"/>
          <w:sz w:val="20"/>
        </w:rPr>
        <w:t xml:space="preserve"> 6.0.x and above and </w:t>
      </w:r>
      <w:r w:rsidR="008E4B8B">
        <w:rPr>
          <w:rFonts w:ascii="Arial" w:hAnsi="Arial" w:cs="Arial"/>
          <w:sz w:val="20"/>
        </w:rPr>
        <w:t xml:space="preserve">Ubuntu version 11 </w:t>
      </w:r>
      <w:r>
        <w:rPr>
          <w:rFonts w:ascii="Arial" w:hAnsi="Arial" w:cs="Arial"/>
          <w:sz w:val="20"/>
        </w:rPr>
        <w:t>and</w:t>
      </w:r>
      <w:r w:rsidR="008E4B8B">
        <w:rPr>
          <w:rFonts w:ascii="Arial" w:hAnsi="Arial" w:cs="Arial"/>
          <w:sz w:val="20"/>
        </w:rPr>
        <w:t xml:space="preserve"> above</w:t>
      </w:r>
      <w:r>
        <w:rPr>
          <w:rFonts w:ascii="Arial" w:hAnsi="Arial" w:cs="Arial"/>
          <w:sz w:val="20"/>
        </w:rPr>
        <w:t>)</w:t>
      </w:r>
    </w:p>
    <w:p w14:paraId="4EB3B017" w14:textId="77777777" w:rsidR="00B22631" w:rsidRDefault="00B22631" w:rsidP="00B85F83">
      <w:pPr>
        <w:pStyle w:val="BodyTextIndent"/>
        <w:numPr>
          <w:ilvl w:val="0"/>
          <w:numId w:val="2"/>
        </w:numPr>
        <w:rPr>
          <w:rFonts w:ascii="Arial" w:hAnsi="Arial" w:cs="Arial"/>
          <w:sz w:val="20"/>
        </w:rPr>
      </w:pPr>
      <w:r>
        <w:rPr>
          <w:rFonts w:ascii="Arial" w:hAnsi="Arial" w:cs="Arial"/>
          <w:sz w:val="20"/>
        </w:rPr>
        <w:t>Mac OS</w:t>
      </w:r>
      <w:r w:rsidR="00D41E35">
        <w:rPr>
          <w:rFonts w:ascii="Arial" w:hAnsi="Arial" w:cs="Arial"/>
          <w:sz w:val="20"/>
        </w:rPr>
        <w:t xml:space="preserve"> </w:t>
      </w:r>
      <w:r>
        <w:rPr>
          <w:rFonts w:ascii="Arial" w:hAnsi="Arial" w:cs="Arial"/>
          <w:sz w:val="20"/>
        </w:rPr>
        <w:t xml:space="preserve">X </w:t>
      </w:r>
      <w:r w:rsidR="00EC37EA">
        <w:rPr>
          <w:rFonts w:ascii="Arial" w:hAnsi="Arial" w:cs="Arial"/>
          <w:sz w:val="20"/>
        </w:rPr>
        <w:t>10.7.5 (Lion)</w:t>
      </w:r>
    </w:p>
    <w:p w14:paraId="5E774928" w14:textId="77777777" w:rsidR="009B3D5A" w:rsidRDefault="009B3D5A" w:rsidP="00B85F83">
      <w:pPr>
        <w:pStyle w:val="BodyTextIndent"/>
        <w:numPr>
          <w:ilvl w:val="0"/>
          <w:numId w:val="2"/>
        </w:numPr>
        <w:rPr>
          <w:rFonts w:ascii="Arial" w:hAnsi="Arial" w:cs="Arial"/>
          <w:sz w:val="20"/>
        </w:rPr>
      </w:pPr>
      <w:r w:rsidRPr="00F05242">
        <w:rPr>
          <w:rFonts w:ascii="Arial" w:hAnsi="Arial" w:cs="Arial"/>
          <w:sz w:val="20"/>
        </w:rPr>
        <w:t>Microsoft Visual Studio 2008</w:t>
      </w:r>
      <w:r>
        <w:rPr>
          <w:rFonts w:ascii="Arial" w:hAnsi="Arial" w:cs="Arial"/>
          <w:sz w:val="20"/>
        </w:rPr>
        <w:t xml:space="preserve"> and 2010</w:t>
      </w:r>
      <w:r w:rsidRPr="00F05242">
        <w:rPr>
          <w:rFonts w:ascii="Arial" w:hAnsi="Arial" w:cs="Arial"/>
          <w:sz w:val="20"/>
        </w:rPr>
        <w:t xml:space="preserve"> (Microsoft) with STL</w:t>
      </w:r>
      <w:r w:rsidRPr="00C23734">
        <w:rPr>
          <w:rFonts w:ascii="Arial" w:hAnsi="Arial" w:cs="Arial"/>
          <w:sz w:val="20"/>
        </w:rPr>
        <w:t xml:space="preserve"> </w:t>
      </w:r>
    </w:p>
    <w:p w14:paraId="213E6577" w14:textId="77777777" w:rsidR="00E830E0" w:rsidRDefault="00E830E0" w:rsidP="00B85F83">
      <w:pPr>
        <w:pStyle w:val="BodyTextIndent"/>
        <w:numPr>
          <w:ilvl w:val="0"/>
          <w:numId w:val="2"/>
        </w:numPr>
        <w:rPr>
          <w:rFonts w:ascii="Arial" w:hAnsi="Arial" w:cs="Arial"/>
          <w:sz w:val="20"/>
        </w:rPr>
      </w:pPr>
      <w:r>
        <w:rPr>
          <w:rFonts w:ascii="Arial" w:hAnsi="Arial" w:cs="Arial"/>
          <w:sz w:val="20"/>
        </w:rPr>
        <w:t>Windows XP SP3 and Windows 7 64-bit</w:t>
      </w:r>
    </w:p>
    <w:p w14:paraId="71C74937" w14:textId="77777777" w:rsidR="00B22631" w:rsidRPr="00AB1FDC" w:rsidRDefault="00B22631" w:rsidP="00B85F83">
      <w:pPr>
        <w:pStyle w:val="BodyTextIndent"/>
        <w:numPr>
          <w:ilvl w:val="0"/>
          <w:numId w:val="2"/>
        </w:numPr>
        <w:rPr>
          <w:rFonts w:ascii="Arial" w:hAnsi="Arial" w:cs="Arial"/>
          <w:sz w:val="20"/>
        </w:rPr>
      </w:pPr>
      <w:proofErr w:type="spellStart"/>
      <w:r>
        <w:rPr>
          <w:rFonts w:ascii="Arial" w:hAnsi="Arial" w:cs="Arial"/>
          <w:sz w:val="20"/>
        </w:rPr>
        <w:t>X</w:t>
      </w:r>
      <w:r w:rsidR="00D41E35">
        <w:rPr>
          <w:rFonts w:ascii="Arial" w:hAnsi="Arial" w:cs="Arial"/>
          <w:sz w:val="20"/>
        </w:rPr>
        <w:t>c</w:t>
      </w:r>
      <w:r>
        <w:rPr>
          <w:rFonts w:ascii="Arial" w:hAnsi="Arial" w:cs="Arial"/>
          <w:sz w:val="20"/>
        </w:rPr>
        <w:t>ode</w:t>
      </w:r>
      <w:proofErr w:type="spellEnd"/>
      <w:r>
        <w:rPr>
          <w:rFonts w:ascii="Arial" w:hAnsi="Arial" w:cs="Arial"/>
          <w:sz w:val="20"/>
        </w:rPr>
        <w:t xml:space="preserve"> </w:t>
      </w:r>
      <w:r w:rsidR="00AB1FDC">
        <w:rPr>
          <w:rFonts w:ascii="Arial" w:hAnsi="Arial" w:cs="Arial"/>
          <w:sz w:val="20"/>
        </w:rPr>
        <w:t xml:space="preserve">4.6.x and </w:t>
      </w:r>
      <w:proofErr w:type="spellStart"/>
      <w:r w:rsidR="00D41E35" w:rsidRPr="00AB1FDC">
        <w:rPr>
          <w:rFonts w:ascii="Arial" w:hAnsi="Arial" w:cs="Arial"/>
          <w:sz w:val="20"/>
        </w:rPr>
        <w:t>Xcode</w:t>
      </w:r>
      <w:proofErr w:type="spellEnd"/>
      <w:r w:rsidR="00D41E35" w:rsidRPr="00AB1FDC">
        <w:rPr>
          <w:rFonts w:ascii="Arial" w:hAnsi="Arial" w:cs="Arial"/>
          <w:sz w:val="20"/>
        </w:rPr>
        <w:t xml:space="preserve"> command line utilities</w:t>
      </w:r>
    </w:p>
    <w:p w14:paraId="0550ABA9" w14:textId="77777777" w:rsidR="00C23734" w:rsidRPr="003538F8" w:rsidRDefault="00C23734" w:rsidP="00B85F83">
      <w:pPr>
        <w:pStyle w:val="BodyTextIndent"/>
        <w:numPr>
          <w:ilvl w:val="0"/>
          <w:numId w:val="2"/>
        </w:numPr>
        <w:rPr>
          <w:rFonts w:ascii="Arial" w:hAnsi="Arial" w:cs="Arial"/>
          <w:sz w:val="20"/>
        </w:rPr>
      </w:pPr>
      <w:proofErr w:type="spellStart"/>
      <w:r w:rsidRPr="00F05242">
        <w:rPr>
          <w:rFonts w:ascii="Arial" w:hAnsi="Arial" w:cs="Arial"/>
          <w:sz w:val="20"/>
        </w:rPr>
        <w:t>Xerces</w:t>
      </w:r>
      <w:proofErr w:type="spellEnd"/>
      <w:r w:rsidRPr="00F05242">
        <w:rPr>
          <w:rFonts w:ascii="Arial" w:hAnsi="Arial" w:cs="Arial"/>
          <w:sz w:val="20"/>
        </w:rPr>
        <w:t xml:space="preserve"> XML library version 3.0.1 (Apache Software Foundation)</w:t>
      </w:r>
    </w:p>
    <w:p w14:paraId="02D61C6F" w14:textId="77777777" w:rsidR="00363D1B" w:rsidRPr="00363D1B" w:rsidRDefault="009F68A6" w:rsidP="003B6093">
      <w:pPr>
        <w:pStyle w:val="Heading1"/>
      </w:pPr>
      <w:bookmarkStart w:id="7" w:name="_Toc352426612"/>
      <w:bookmarkStart w:id="8" w:name="_Toc249001922"/>
      <w:r>
        <w:t xml:space="preserve">Current </w:t>
      </w:r>
      <w:r w:rsidR="001E0F53">
        <w:t>Project</w:t>
      </w:r>
      <w:r w:rsidR="00363D1B" w:rsidRPr="00363D1B">
        <w:t xml:space="preserve"> Status</w:t>
      </w:r>
      <w:bookmarkEnd w:id="7"/>
      <w:bookmarkEnd w:id="8"/>
      <w:r w:rsidR="00363D1B" w:rsidRPr="00363D1B">
        <w:t xml:space="preserve"> </w:t>
      </w:r>
    </w:p>
    <w:p w14:paraId="6B0D7DFA" w14:textId="77777777" w:rsidR="00517203" w:rsidRPr="00370D7C" w:rsidRDefault="00517203" w:rsidP="00517203">
      <w:pPr>
        <w:pStyle w:val="Heading2"/>
      </w:pPr>
      <w:bookmarkStart w:id="9" w:name="_Toc249001923"/>
      <w:r>
        <w:t>Update AIM wiki pages</w:t>
      </w:r>
      <w:bookmarkEnd w:id="9"/>
    </w:p>
    <w:p w14:paraId="7FA6CDBD" w14:textId="77777777" w:rsidR="00517203" w:rsidRPr="00B55D69" w:rsidRDefault="000F2F12" w:rsidP="00517203">
      <w:pPr>
        <w:rPr>
          <w:rFonts w:cs="Arial"/>
          <w:szCs w:val="22"/>
        </w:rPr>
      </w:pPr>
      <w:r>
        <w:rPr>
          <w:rFonts w:cs="Arial"/>
          <w:szCs w:val="22"/>
        </w:rPr>
        <w:t xml:space="preserve">We </w:t>
      </w:r>
      <w:r w:rsidR="00A207B0">
        <w:rPr>
          <w:rFonts w:cs="Arial"/>
          <w:szCs w:val="22"/>
        </w:rPr>
        <w:t xml:space="preserve">continue </w:t>
      </w:r>
      <w:r w:rsidR="004149C5">
        <w:rPr>
          <w:rFonts w:cs="Arial"/>
          <w:szCs w:val="22"/>
        </w:rPr>
        <w:t xml:space="preserve">to </w:t>
      </w:r>
      <w:r w:rsidR="00A207B0">
        <w:rPr>
          <w:rFonts w:cs="Arial"/>
          <w:szCs w:val="22"/>
        </w:rPr>
        <w:t>updat</w:t>
      </w:r>
      <w:r w:rsidR="004149C5">
        <w:rPr>
          <w:rFonts w:cs="Arial"/>
          <w:szCs w:val="22"/>
        </w:rPr>
        <w:t>e</w:t>
      </w:r>
      <w:r w:rsidR="00A567B3">
        <w:rPr>
          <w:rFonts w:cs="Arial"/>
          <w:szCs w:val="22"/>
        </w:rPr>
        <w:t xml:space="preserve"> t</w:t>
      </w:r>
      <w:r>
        <w:rPr>
          <w:rFonts w:cs="Arial"/>
          <w:szCs w:val="22"/>
        </w:rPr>
        <w:t>he AIM pages o</w:t>
      </w:r>
      <w:r w:rsidR="00A567B3">
        <w:rPr>
          <w:rFonts w:cs="Arial"/>
          <w:szCs w:val="22"/>
        </w:rPr>
        <w:t>n</w:t>
      </w:r>
      <w:r>
        <w:rPr>
          <w:rFonts w:cs="Arial"/>
          <w:szCs w:val="22"/>
        </w:rPr>
        <w:t xml:space="preserve"> the NCI Wiki as needed</w:t>
      </w:r>
      <w:r w:rsidR="00D64717">
        <w:rPr>
          <w:rFonts w:cs="Arial"/>
          <w:szCs w:val="22"/>
        </w:rPr>
        <w:t xml:space="preserve"> with new information as well as weekly and monthly reports</w:t>
      </w:r>
      <w:r>
        <w:rPr>
          <w:rFonts w:cs="Arial"/>
          <w:szCs w:val="22"/>
        </w:rPr>
        <w:t>.</w:t>
      </w:r>
      <w:r w:rsidRPr="00B55D69">
        <w:rPr>
          <w:rFonts w:cs="Arial"/>
          <w:szCs w:val="22"/>
        </w:rPr>
        <w:t xml:space="preserve"> </w:t>
      </w:r>
    </w:p>
    <w:p w14:paraId="3D2FCE69" w14:textId="77777777" w:rsidR="000F6592" w:rsidRPr="00FF202B" w:rsidRDefault="000F6592" w:rsidP="000F6592">
      <w:pPr>
        <w:pStyle w:val="Heading2"/>
      </w:pPr>
      <w:bookmarkStart w:id="10" w:name="_Toc249001924"/>
      <w:r>
        <w:lastRenderedPageBreak/>
        <w:t>ClearCanvas</w:t>
      </w:r>
      <w:bookmarkEnd w:id="10"/>
    </w:p>
    <w:p w14:paraId="6E0E6AA2" w14:textId="77777777" w:rsidR="00E8456E" w:rsidRDefault="000F6592" w:rsidP="00624F14">
      <w:r w:rsidRPr="006732F4">
        <w:t xml:space="preserve">We </w:t>
      </w:r>
      <w:r w:rsidR="00E8456E">
        <w:t>continue to have many discussions with</w:t>
      </w:r>
      <w:r w:rsidRPr="006732F4">
        <w:t xml:space="preserve"> </w:t>
      </w:r>
      <w:r w:rsidR="00DC27AA">
        <w:t>Jasper</w:t>
      </w:r>
      <w:r w:rsidR="00AB23CE">
        <w:t xml:space="preserve"> and other engineers at</w:t>
      </w:r>
      <w:r w:rsidR="004149C5">
        <w:t xml:space="preserve"> </w:t>
      </w:r>
      <w:r w:rsidRPr="006732F4">
        <w:t>ClearCanvas</w:t>
      </w:r>
      <w:r w:rsidR="00686EEB">
        <w:t>.</w:t>
      </w:r>
    </w:p>
    <w:p w14:paraId="3A1DB68C" w14:textId="77777777" w:rsidR="00764E44" w:rsidRDefault="00E8456E" w:rsidP="00764E44">
      <w:r>
        <w:t>T</w:t>
      </w:r>
      <w:r w:rsidR="00D86910">
        <w:t xml:space="preserve">he </w:t>
      </w:r>
      <w:r>
        <w:t>first</w:t>
      </w:r>
      <w:r w:rsidR="000F6592" w:rsidRPr="006732F4">
        <w:t xml:space="preserve"> week</w:t>
      </w:r>
      <w:r w:rsidR="00D86910">
        <w:t xml:space="preserve"> of </w:t>
      </w:r>
      <w:r w:rsidR="008451D5">
        <w:t>December</w:t>
      </w:r>
      <w:r w:rsidR="00764E44">
        <w:t xml:space="preserve">, the AIM team </w:t>
      </w:r>
      <w:r w:rsidR="008451D5">
        <w:t>was at RSNA 2013 meeting. There was no weekly call.</w:t>
      </w:r>
    </w:p>
    <w:p w14:paraId="20F0EFB4" w14:textId="1C4F4505" w:rsidR="00764E44" w:rsidRPr="00F84EFE" w:rsidRDefault="004F1D8A" w:rsidP="008451D5">
      <w:pPr>
        <w:pStyle w:val="ListParagraph"/>
        <w:numPr>
          <w:ilvl w:val="2"/>
          <w:numId w:val="32"/>
        </w:numPr>
        <w:ind w:left="720" w:hanging="360"/>
      </w:pPr>
      <w:r w:rsidRPr="004F1D8A">
        <w:rPr>
          <w:rFonts w:eastAsia="Times New Roman" w:cs="Arial"/>
        </w:rPr>
        <w:t xml:space="preserve">We </w:t>
      </w:r>
      <w:r w:rsidR="008451D5">
        <w:rPr>
          <w:rFonts w:eastAsia="Times New Roman" w:cs="Arial"/>
        </w:rPr>
        <w:t xml:space="preserve">met with </w:t>
      </w:r>
      <w:r w:rsidR="00C6092F">
        <w:rPr>
          <w:rFonts w:eastAsia="Times New Roman" w:cs="Arial"/>
        </w:rPr>
        <w:t xml:space="preserve">the </w:t>
      </w:r>
      <w:r w:rsidR="008451D5">
        <w:rPr>
          <w:rFonts w:eastAsia="Times New Roman" w:cs="Arial"/>
        </w:rPr>
        <w:t xml:space="preserve">ClearCanvas team during </w:t>
      </w:r>
      <w:r w:rsidR="00C6092F">
        <w:rPr>
          <w:rFonts w:eastAsia="Times New Roman" w:cs="Arial"/>
        </w:rPr>
        <w:t xml:space="preserve">the </w:t>
      </w:r>
      <w:r w:rsidR="008451D5">
        <w:rPr>
          <w:rFonts w:eastAsia="Times New Roman" w:cs="Arial"/>
        </w:rPr>
        <w:t xml:space="preserve">RSNA meeting. We </w:t>
      </w:r>
      <w:r w:rsidR="00C6092F">
        <w:rPr>
          <w:rFonts w:eastAsia="Times New Roman" w:cs="Arial"/>
        </w:rPr>
        <w:t xml:space="preserve">talked </w:t>
      </w:r>
      <w:r w:rsidR="008451D5">
        <w:rPr>
          <w:rFonts w:eastAsia="Times New Roman" w:cs="Arial"/>
        </w:rPr>
        <w:t xml:space="preserve">with some of </w:t>
      </w:r>
      <w:r w:rsidR="00C6092F">
        <w:rPr>
          <w:rFonts w:eastAsia="Times New Roman" w:cs="Arial"/>
        </w:rPr>
        <w:t xml:space="preserve">the </w:t>
      </w:r>
      <w:r w:rsidR="008451D5">
        <w:rPr>
          <w:rFonts w:eastAsia="Times New Roman" w:cs="Arial"/>
        </w:rPr>
        <w:t xml:space="preserve">ClearCanvas engineers who came to the meeting about AIM and </w:t>
      </w:r>
      <w:r w:rsidR="00C6092F">
        <w:rPr>
          <w:rFonts w:eastAsia="Times New Roman" w:cs="Arial"/>
        </w:rPr>
        <w:t xml:space="preserve">the </w:t>
      </w:r>
      <w:r w:rsidR="008451D5">
        <w:rPr>
          <w:rFonts w:eastAsia="Times New Roman" w:cs="Arial"/>
        </w:rPr>
        <w:t xml:space="preserve">DICOM segmentation implementation on the latest ClearCanvas workstation </w:t>
      </w:r>
      <w:r w:rsidR="00C6092F">
        <w:rPr>
          <w:rFonts w:eastAsia="Times New Roman" w:cs="Arial"/>
        </w:rPr>
        <w:t xml:space="preserve">that is </w:t>
      </w:r>
      <w:r w:rsidR="008451D5">
        <w:rPr>
          <w:rFonts w:eastAsia="Times New Roman" w:cs="Arial"/>
        </w:rPr>
        <w:t xml:space="preserve">available on </w:t>
      </w:r>
      <w:proofErr w:type="spellStart"/>
      <w:r w:rsidR="008451D5">
        <w:rPr>
          <w:rFonts w:eastAsia="Times New Roman" w:cs="Arial"/>
        </w:rPr>
        <w:t>GitHub</w:t>
      </w:r>
      <w:proofErr w:type="spellEnd"/>
      <w:r w:rsidR="008451D5">
        <w:rPr>
          <w:rFonts w:eastAsia="Times New Roman" w:cs="Arial"/>
        </w:rPr>
        <w:t xml:space="preserve">. </w:t>
      </w:r>
    </w:p>
    <w:p w14:paraId="562893DF" w14:textId="77777777" w:rsidR="000F6592" w:rsidRDefault="000F6592" w:rsidP="00764E44">
      <w:pPr>
        <w:pStyle w:val="ListParagraph"/>
        <w:spacing w:before="0"/>
        <w:ind w:left="0"/>
        <w:rPr>
          <w:bCs/>
        </w:rPr>
      </w:pPr>
    </w:p>
    <w:p w14:paraId="6DBDB6CA" w14:textId="77777777" w:rsidR="00764E44" w:rsidRDefault="00C92829" w:rsidP="00764E44">
      <w:pPr>
        <w:pStyle w:val="ListParagraph"/>
        <w:spacing w:before="0"/>
        <w:ind w:left="0"/>
        <w:rPr>
          <w:bCs/>
        </w:rPr>
      </w:pPr>
      <w:r>
        <w:rPr>
          <w:bCs/>
        </w:rPr>
        <w:t>During the second</w:t>
      </w:r>
      <w:r w:rsidR="000F2AF1">
        <w:rPr>
          <w:bCs/>
        </w:rPr>
        <w:t xml:space="preserve"> and third</w:t>
      </w:r>
      <w:r>
        <w:rPr>
          <w:bCs/>
        </w:rPr>
        <w:t xml:space="preserve"> week</w:t>
      </w:r>
      <w:r w:rsidR="00F84EFE">
        <w:rPr>
          <w:bCs/>
        </w:rPr>
        <w:t xml:space="preserve"> of </w:t>
      </w:r>
      <w:r w:rsidR="008451D5">
        <w:t>December</w:t>
      </w:r>
      <w:r>
        <w:rPr>
          <w:bCs/>
        </w:rPr>
        <w:t xml:space="preserve">, the AIM team </w:t>
      </w:r>
      <w:r w:rsidR="0000479E">
        <w:rPr>
          <w:bCs/>
        </w:rPr>
        <w:t>continued to exchange e-mails with ClearCanvas engineers about DICOM segmentation implementation</w:t>
      </w:r>
      <w:r>
        <w:rPr>
          <w:bCs/>
        </w:rPr>
        <w:t>.</w:t>
      </w:r>
    </w:p>
    <w:p w14:paraId="221A48FD" w14:textId="77777777" w:rsidR="001B0151" w:rsidRPr="00370D7C" w:rsidRDefault="001B0151" w:rsidP="001B0151">
      <w:pPr>
        <w:pStyle w:val="Heading2"/>
      </w:pPr>
      <w:bookmarkStart w:id="11" w:name="_Toc249001925"/>
      <w:r>
        <w:t>AIM Workstation</w:t>
      </w:r>
      <w:r w:rsidR="003F1263">
        <w:t xml:space="preserve"> 4.5</w:t>
      </w:r>
      <w:r w:rsidR="00E022D0">
        <w:t xml:space="preserve"> and DICOM Segmentation</w:t>
      </w:r>
      <w:bookmarkEnd w:id="11"/>
    </w:p>
    <w:p w14:paraId="656ED113" w14:textId="595F0CCA" w:rsidR="00147AF0" w:rsidRDefault="00C6092F" w:rsidP="00147AF0">
      <w:pPr>
        <w:rPr>
          <w:rFonts w:cs="Arial"/>
          <w:szCs w:val="20"/>
        </w:rPr>
      </w:pPr>
      <w:r>
        <w:rPr>
          <w:rFonts w:cs="Arial"/>
          <w:szCs w:val="20"/>
        </w:rPr>
        <w:t>W</w:t>
      </w:r>
      <w:r w:rsidR="00147AF0">
        <w:rPr>
          <w:rFonts w:cs="Arial"/>
          <w:szCs w:val="20"/>
        </w:rPr>
        <w:t>orkstation</w:t>
      </w:r>
      <w:r>
        <w:rPr>
          <w:rFonts w:cs="Arial"/>
          <w:szCs w:val="20"/>
        </w:rPr>
        <w:t xml:space="preserve"> 4.1</w:t>
      </w:r>
      <w:r w:rsidR="00147AF0">
        <w:rPr>
          <w:rFonts w:cs="Arial"/>
          <w:szCs w:val="20"/>
        </w:rPr>
        <w:t xml:space="preserve"> </w:t>
      </w:r>
      <w:r w:rsidR="00F71875">
        <w:rPr>
          <w:rFonts w:cs="Arial"/>
          <w:szCs w:val="20"/>
        </w:rPr>
        <w:t xml:space="preserve">has been </w:t>
      </w:r>
      <w:r w:rsidR="00A528EB">
        <w:rPr>
          <w:rFonts w:cs="Arial"/>
          <w:szCs w:val="20"/>
        </w:rPr>
        <w:t>released</w:t>
      </w:r>
      <w:r w:rsidR="00F71875">
        <w:rPr>
          <w:rFonts w:cs="Arial"/>
          <w:szCs w:val="20"/>
        </w:rPr>
        <w:t xml:space="preserve"> for public </w:t>
      </w:r>
      <w:r w:rsidR="00A528EB">
        <w:rPr>
          <w:rFonts w:cs="Arial"/>
          <w:szCs w:val="20"/>
        </w:rPr>
        <w:t>use</w:t>
      </w:r>
      <w:r w:rsidR="00147AF0">
        <w:rPr>
          <w:rFonts w:cs="Arial"/>
          <w:szCs w:val="20"/>
        </w:rPr>
        <w:t>. We continue working on i</w:t>
      </w:r>
      <w:r w:rsidR="00B516C2">
        <w:rPr>
          <w:rFonts w:cs="Arial"/>
          <w:szCs w:val="20"/>
        </w:rPr>
        <w:t xml:space="preserve">mplementing DICOM segmentation for </w:t>
      </w:r>
      <w:r w:rsidR="00C528F5">
        <w:rPr>
          <w:rFonts w:cs="Arial"/>
          <w:szCs w:val="20"/>
        </w:rPr>
        <w:t>W</w:t>
      </w:r>
      <w:r w:rsidR="00147AF0">
        <w:rPr>
          <w:rFonts w:cs="Arial"/>
          <w:szCs w:val="20"/>
        </w:rPr>
        <w:t>orkstation 4.5.</w:t>
      </w:r>
    </w:p>
    <w:p w14:paraId="6757A476" w14:textId="2BADCD31" w:rsidR="00147AF0" w:rsidRDefault="00147AF0" w:rsidP="00147AF0">
      <w:pPr>
        <w:rPr>
          <w:rFonts w:cs="Arial"/>
          <w:szCs w:val="20"/>
        </w:rPr>
      </w:pPr>
      <w:r>
        <w:rPr>
          <w:rFonts w:cs="Arial"/>
          <w:szCs w:val="20"/>
        </w:rPr>
        <w:t xml:space="preserve">During the first week of </w:t>
      </w:r>
      <w:r w:rsidR="00030E49">
        <w:rPr>
          <w:rFonts w:cs="Arial"/>
          <w:szCs w:val="20"/>
        </w:rPr>
        <w:t>December</w:t>
      </w:r>
      <w:r>
        <w:rPr>
          <w:rFonts w:cs="Arial"/>
          <w:szCs w:val="20"/>
        </w:rPr>
        <w:t xml:space="preserve">, the AIM team </w:t>
      </w:r>
      <w:r w:rsidR="00B516C2">
        <w:rPr>
          <w:rFonts w:cs="Arial"/>
          <w:szCs w:val="20"/>
        </w:rPr>
        <w:t>was at RSNA</w:t>
      </w:r>
      <w:r w:rsidR="00C6092F">
        <w:rPr>
          <w:rFonts w:cs="Arial"/>
          <w:szCs w:val="20"/>
        </w:rPr>
        <w:t>. We did the following as well.</w:t>
      </w:r>
    </w:p>
    <w:p w14:paraId="284D258D" w14:textId="7CA4C8DF" w:rsidR="003F1263" w:rsidRPr="003F1263" w:rsidRDefault="003F1263" w:rsidP="003F1263">
      <w:pPr>
        <w:pStyle w:val="ListParagraph"/>
        <w:numPr>
          <w:ilvl w:val="2"/>
          <w:numId w:val="32"/>
        </w:numPr>
        <w:tabs>
          <w:tab w:val="left" w:pos="7000"/>
        </w:tabs>
        <w:spacing w:before="0"/>
        <w:ind w:left="720" w:hanging="360"/>
        <w:rPr>
          <w:rFonts w:eastAsia="Times New Roman" w:cs="Arial"/>
        </w:rPr>
      </w:pPr>
      <w:r w:rsidRPr="003F1263">
        <w:rPr>
          <w:rFonts w:eastAsia="Times New Roman" w:cs="Arial"/>
        </w:rPr>
        <w:t>Met with David Clunie</w:t>
      </w:r>
    </w:p>
    <w:p w14:paraId="32A64E2B" w14:textId="77777777" w:rsidR="003F1263" w:rsidRPr="003F1263" w:rsidRDefault="003F1263" w:rsidP="003F1263">
      <w:pPr>
        <w:pStyle w:val="ListParagraph"/>
        <w:numPr>
          <w:ilvl w:val="0"/>
          <w:numId w:val="46"/>
        </w:numPr>
        <w:tabs>
          <w:tab w:val="left" w:pos="7000"/>
        </w:tabs>
        <w:spacing w:before="0"/>
        <w:rPr>
          <w:rFonts w:eastAsia="Times New Roman" w:cs="Arial"/>
        </w:rPr>
      </w:pPr>
      <w:r w:rsidRPr="003F1263">
        <w:rPr>
          <w:rFonts w:eastAsia="Times New Roman" w:cs="Arial"/>
        </w:rPr>
        <w:t>Discussed segmentation positioning and orientation on the image</w:t>
      </w:r>
    </w:p>
    <w:p w14:paraId="31118716" w14:textId="77777777" w:rsidR="003F1263" w:rsidRPr="003F1263" w:rsidRDefault="003F1263" w:rsidP="003F1263">
      <w:pPr>
        <w:pStyle w:val="ListParagraph"/>
        <w:numPr>
          <w:ilvl w:val="0"/>
          <w:numId w:val="46"/>
        </w:numPr>
        <w:tabs>
          <w:tab w:val="left" w:pos="7000"/>
        </w:tabs>
        <w:spacing w:before="0"/>
        <w:rPr>
          <w:rFonts w:eastAsia="Times New Roman" w:cs="Arial"/>
        </w:rPr>
      </w:pPr>
      <w:r w:rsidRPr="003F1263">
        <w:rPr>
          <w:rFonts w:eastAsia="Times New Roman" w:cs="Arial"/>
        </w:rPr>
        <w:t>Fixed internally identified UI issues</w:t>
      </w:r>
    </w:p>
    <w:p w14:paraId="08782B11" w14:textId="58BB1011" w:rsidR="003F1263" w:rsidRPr="003F1263" w:rsidRDefault="00C6092F" w:rsidP="003F1263">
      <w:pPr>
        <w:pStyle w:val="ListParagraph"/>
        <w:numPr>
          <w:ilvl w:val="2"/>
          <w:numId w:val="32"/>
        </w:numPr>
        <w:tabs>
          <w:tab w:val="left" w:pos="7000"/>
        </w:tabs>
        <w:spacing w:before="0"/>
        <w:ind w:left="720" w:hanging="360"/>
        <w:rPr>
          <w:rFonts w:eastAsia="Times New Roman" w:cs="Arial"/>
          <w:szCs w:val="20"/>
        </w:rPr>
      </w:pPr>
      <w:r>
        <w:rPr>
          <w:rFonts w:eastAsia="Times New Roman" w:cs="Arial"/>
        </w:rPr>
        <w:t>Able to</w:t>
      </w:r>
      <w:r w:rsidRPr="003F1263">
        <w:rPr>
          <w:rFonts w:eastAsia="Times New Roman" w:cs="Arial"/>
        </w:rPr>
        <w:t xml:space="preserve"> </w:t>
      </w:r>
      <w:r w:rsidR="003F1263" w:rsidRPr="003F1263">
        <w:rPr>
          <w:rFonts w:eastAsia="Times New Roman" w:cs="Arial"/>
        </w:rPr>
        <w:t>perform partial read</w:t>
      </w:r>
      <w:r w:rsidR="003F1263" w:rsidRPr="003F1263">
        <w:rPr>
          <w:rFonts w:eastAsia="Times New Roman" w:cs="Arial"/>
          <w:szCs w:val="20"/>
        </w:rPr>
        <w:t xml:space="preserve"> </w:t>
      </w:r>
      <w:r>
        <w:rPr>
          <w:rFonts w:eastAsia="Times New Roman" w:cs="Arial"/>
          <w:szCs w:val="20"/>
        </w:rPr>
        <w:t>of existing segmentation data</w:t>
      </w:r>
    </w:p>
    <w:p w14:paraId="0518D703" w14:textId="77777777" w:rsidR="00147AF0" w:rsidRPr="00E920E7" w:rsidRDefault="00147AF0" w:rsidP="003F1263">
      <w:pPr>
        <w:tabs>
          <w:tab w:val="left" w:pos="7000"/>
        </w:tabs>
        <w:spacing w:after="120"/>
        <w:rPr>
          <w:szCs w:val="20"/>
        </w:rPr>
      </w:pPr>
      <w:r w:rsidRPr="00883A8B">
        <w:rPr>
          <w:szCs w:val="20"/>
        </w:rPr>
        <w:t xml:space="preserve">During the </w:t>
      </w:r>
      <w:r w:rsidR="000F5A42">
        <w:rPr>
          <w:szCs w:val="20"/>
        </w:rPr>
        <w:t>second</w:t>
      </w:r>
      <w:r w:rsidRPr="00883A8B">
        <w:rPr>
          <w:szCs w:val="20"/>
        </w:rPr>
        <w:t xml:space="preserve"> week of </w:t>
      </w:r>
      <w:r w:rsidR="00030E49">
        <w:rPr>
          <w:rFonts w:cs="Arial"/>
          <w:szCs w:val="20"/>
        </w:rPr>
        <w:t>December</w:t>
      </w:r>
      <w:r w:rsidRPr="00883A8B">
        <w:rPr>
          <w:szCs w:val="20"/>
        </w:rPr>
        <w:t>, the AIM team work</w:t>
      </w:r>
      <w:r>
        <w:rPr>
          <w:szCs w:val="20"/>
        </w:rPr>
        <w:t>ed</w:t>
      </w:r>
      <w:r w:rsidRPr="00E920E7">
        <w:rPr>
          <w:szCs w:val="20"/>
        </w:rPr>
        <w:t xml:space="preserve"> on the following issues</w:t>
      </w:r>
      <w:r w:rsidR="000F5A42">
        <w:rPr>
          <w:szCs w:val="20"/>
        </w:rPr>
        <w:t xml:space="preserve"> for </w:t>
      </w:r>
      <w:r w:rsidR="00C528F5">
        <w:rPr>
          <w:szCs w:val="20"/>
        </w:rPr>
        <w:t xml:space="preserve">the </w:t>
      </w:r>
      <w:r w:rsidR="000F5A42">
        <w:rPr>
          <w:szCs w:val="20"/>
        </w:rPr>
        <w:t xml:space="preserve">AIM </w:t>
      </w:r>
      <w:r w:rsidR="00C528F5">
        <w:rPr>
          <w:szCs w:val="20"/>
        </w:rPr>
        <w:t>W</w:t>
      </w:r>
      <w:r w:rsidR="000F5A42">
        <w:rPr>
          <w:szCs w:val="20"/>
        </w:rPr>
        <w:t>orkstation 4.</w:t>
      </w:r>
      <w:r w:rsidR="00030E49">
        <w:rPr>
          <w:szCs w:val="20"/>
        </w:rPr>
        <w:t>5</w:t>
      </w:r>
      <w:r w:rsidRPr="00E920E7">
        <w:rPr>
          <w:szCs w:val="20"/>
        </w:rPr>
        <w:t>.</w:t>
      </w:r>
    </w:p>
    <w:p w14:paraId="24FD4B88" w14:textId="6D131A61" w:rsidR="00030E49" w:rsidRPr="00030E49" w:rsidRDefault="00C6092F" w:rsidP="00BA2F8B">
      <w:pPr>
        <w:numPr>
          <w:ilvl w:val="0"/>
          <w:numId w:val="18"/>
        </w:numPr>
        <w:tabs>
          <w:tab w:val="left" w:pos="7000"/>
        </w:tabs>
        <w:spacing w:before="0"/>
        <w:rPr>
          <w:rFonts w:eastAsia="Times New Roman" w:cs="Arial"/>
        </w:rPr>
      </w:pPr>
      <w:r>
        <w:rPr>
          <w:rFonts w:eastAsia="Times New Roman" w:cs="Arial"/>
        </w:rPr>
        <w:t xml:space="preserve">Implementing </w:t>
      </w:r>
      <w:r w:rsidR="00030E49" w:rsidRPr="00030E49">
        <w:rPr>
          <w:rFonts w:eastAsia="Times New Roman" w:cs="Arial"/>
        </w:rPr>
        <w:t xml:space="preserve">AIM Workstation </w:t>
      </w:r>
      <w:r>
        <w:rPr>
          <w:rFonts w:eastAsia="Times New Roman" w:cs="Arial"/>
        </w:rPr>
        <w:t>DICOM s</w:t>
      </w:r>
      <w:r w:rsidR="00030E49" w:rsidRPr="00030E49">
        <w:rPr>
          <w:rFonts w:eastAsia="Times New Roman" w:cs="Arial"/>
        </w:rPr>
        <w:t>egmentation proceed</w:t>
      </w:r>
      <w:r>
        <w:rPr>
          <w:rFonts w:eastAsia="Times New Roman" w:cs="Arial"/>
        </w:rPr>
        <w:t>ed</w:t>
      </w:r>
      <w:r w:rsidR="00030E49" w:rsidRPr="00030E49">
        <w:rPr>
          <w:rFonts w:eastAsia="Times New Roman" w:cs="Arial"/>
        </w:rPr>
        <w:t xml:space="preserve"> at a slow pace during RSNA 2013 meeting week. We continued implementation of reading existing segmentation objects. </w:t>
      </w:r>
    </w:p>
    <w:p w14:paraId="24477826" w14:textId="77777777" w:rsidR="00030E49" w:rsidRPr="00030E49" w:rsidRDefault="00030E49" w:rsidP="00BA2F8B">
      <w:pPr>
        <w:numPr>
          <w:ilvl w:val="0"/>
          <w:numId w:val="18"/>
        </w:numPr>
        <w:tabs>
          <w:tab w:val="left" w:pos="7000"/>
        </w:tabs>
        <w:spacing w:before="0"/>
        <w:rPr>
          <w:rFonts w:eastAsia="Times New Roman" w:cs="Arial"/>
        </w:rPr>
      </w:pPr>
      <w:r w:rsidRPr="00030E49">
        <w:rPr>
          <w:rFonts w:eastAsia="Times New Roman" w:cs="Arial"/>
        </w:rPr>
        <w:t>During the RSNA, we had a working meeting with DICOM experts to discuss implementation details and numerous variations of possible DICOM Segmentation objects.</w:t>
      </w:r>
    </w:p>
    <w:p w14:paraId="64D9182E" w14:textId="77777777" w:rsidR="00030E49" w:rsidRPr="00030E49" w:rsidRDefault="00030E49" w:rsidP="00BA2F8B">
      <w:pPr>
        <w:numPr>
          <w:ilvl w:val="1"/>
          <w:numId w:val="18"/>
        </w:numPr>
        <w:tabs>
          <w:tab w:val="left" w:pos="7000"/>
        </w:tabs>
        <w:spacing w:before="0"/>
        <w:rPr>
          <w:rFonts w:eastAsia="Times New Roman" w:cs="Arial"/>
        </w:rPr>
      </w:pPr>
      <w:r w:rsidRPr="00030E49">
        <w:rPr>
          <w:rFonts w:eastAsia="Times New Roman" w:cs="Arial"/>
        </w:rPr>
        <w:t>how to handle the reading of DICOM segmentation objects</w:t>
      </w:r>
    </w:p>
    <w:p w14:paraId="77817666" w14:textId="64A94B23" w:rsidR="00030E49" w:rsidRPr="00030E49" w:rsidRDefault="00030E49" w:rsidP="00BA2F8B">
      <w:pPr>
        <w:numPr>
          <w:ilvl w:val="1"/>
          <w:numId w:val="18"/>
        </w:numPr>
        <w:tabs>
          <w:tab w:val="left" w:pos="7000"/>
        </w:tabs>
        <w:spacing w:before="0"/>
        <w:rPr>
          <w:rFonts w:eastAsia="Times New Roman" w:cs="Arial"/>
        </w:rPr>
      </w:pPr>
      <w:proofErr w:type="gramStart"/>
      <w:r w:rsidRPr="00030E49">
        <w:rPr>
          <w:rFonts w:eastAsia="Times New Roman" w:cs="Arial"/>
        </w:rPr>
        <w:t>how</w:t>
      </w:r>
      <w:proofErr w:type="gramEnd"/>
      <w:r w:rsidRPr="00030E49">
        <w:rPr>
          <w:rFonts w:eastAsia="Times New Roman" w:cs="Arial"/>
        </w:rPr>
        <w:t xml:space="preserve"> to place segmented regions using only the image position</w:t>
      </w:r>
      <w:r w:rsidR="00C6092F">
        <w:rPr>
          <w:rFonts w:eastAsia="Times New Roman" w:cs="Arial"/>
        </w:rPr>
        <w:t>,</w:t>
      </w:r>
      <w:r w:rsidRPr="00030E49">
        <w:rPr>
          <w:rFonts w:eastAsia="Times New Roman" w:cs="Arial"/>
        </w:rPr>
        <w:t xml:space="preserve"> patient position</w:t>
      </w:r>
      <w:r w:rsidR="00C6092F">
        <w:rPr>
          <w:rFonts w:eastAsia="Times New Roman" w:cs="Arial"/>
        </w:rPr>
        <w:t>,</w:t>
      </w:r>
      <w:r w:rsidRPr="00030E49">
        <w:rPr>
          <w:rFonts w:eastAsia="Times New Roman" w:cs="Arial"/>
        </w:rPr>
        <w:t xml:space="preserve"> and image orientation patient information.</w:t>
      </w:r>
    </w:p>
    <w:p w14:paraId="3CA81127" w14:textId="77777777" w:rsidR="00030E49" w:rsidRPr="00030E49" w:rsidRDefault="00030E49" w:rsidP="00BA2F8B">
      <w:pPr>
        <w:numPr>
          <w:ilvl w:val="0"/>
          <w:numId w:val="18"/>
        </w:numPr>
        <w:tabs>
          <w:tab w:val="left" w:pos="7000"/>
        </w:tabs>
        <w:spacing w:before="0"/>
        <w:rPr>
          <w:rFonts w:eastAsia="Times New Roman" w:cs="Arial"/>
        </w:rPr>
      </w:pPr>
      <w:r w:rsidRPr="00030E49">
        <w:rPr>
          <w:rFonts w:eastAsia="Times New Roman" w:cs="Arial"/>
        </w:rPr>
        <w:t>Fixed several UI bugs, including the handling of switching between multiple studies with different segmentation data, and switching between segmentation objects that are on different frames within the same image</w:t>
      </w:r>
    </w:p>
    <w:p w14:paraId="16A6E6CD" w14:textId="10E7E018" w:rsidR="00030E49" w:rsidRPr="00030E49" w:rsidRDefault="00030E49" w:rsidP="00BA2F8B">
      <w:pPr>
        <w:numPr>
          <w:ilvl w:val="0"/>
          <w:numId w:val="18"/>
        </w:numPr>
        <w:tabs>
          <w:tab w:val="left" w:pos="7000"/>
        </w:tabs>
        <w:spacing w:before="0"/>
        <w:rPr>
          <w:rFonts w:eastAsia="Times New Roman" w:cs="Arial"/>
        </w:rPr>
      </w:pPr>
      <w:r w:rsidRPr="00030E49">
        <w:rPr>
          <w:rFonts w:eastAsia="Times New Roman" w:cs="Arial"/>
        </w:rPr>
        <w:t>A couple other bugs remain</w:t>
      </w:r>
      <w:r w:rsidR="00C6092F">
        <w:rPr>
          <w:rFonts w:eastAsia="Times New Roman" w:cs="Arial"/>
        </w:rPr>
        <w:t>,</w:t>
      </w:r>
      <w:r w:rsidRPr="00030E49">
        <w:rPr>
          <w:rFonts w:eastAsia="Times New Roman" w:cs="Arial"/>
        </w:rPr>
        <w:t xml:space="preserve"> including an issue when closing the study with the segmentation panel open, and missing ROI information.</w:t>
      </w:r>
    </w:p>
    <w:p w14:paraId="1BF113F3" w14:textId="77777777" w:rsidR="00030E49" w:rsidRPr="00030E49" w:rsidRDefault="00030E49" w:rsidP="00BA2F8B">
      <w:pPr>
        <w:numPr>
          <w:ilvl w:val="0"/>
          <w:numId w:val="18"/>
        </w:numPr>
        <w:tabs>
          <w:tab w:val="left" w:pos="7000"/>
        </w:tabs>
        <w:spacing w:before="0"/>
        <w:rPr>
          <w:rFonts w:eastAsia="Times New Roman" w:cs="Arial"/>
        </w:rPr>
      </w:pPr>
      <w:r w:rsidRPr="00030E49">
        <w:rPr>
          <w:rFonts w:eastAsia="Times New Roman" w:cs="Arial"/>
        </w:rPr>
        <w:t xml:space="preserve">DICOM segmentation objects can be read and the data model partially populated.  </w:t>
      </w:r>
    </w:p>
    <w:p w14:paraId="0A972414" w14:textId="77777777" w:rsidR="00030E49" w:rsidRPr="00030E49" w:rsidRDefault="00030E49" w:rsidP="00BA2F8B">
      <w:pPr>
        <w:numPr>
          <w:ilvl w:val="0"/>
          <w:numId w:val="18"/>
        </w:numPr>
        <w:tabs>
          <w:tab w:val="left" w:pos="7000"/>
        </w:tabs>
        <w:spacing w:before="0"/>
        <w:rPr>
          <w:rFonts w:eastAsia="Times New Roman" w:cs="Arial"/>
        </w:rPr>
      </w:pPr>
      <w:r w:rsidRPr="00030E49">
        <w:rPr>
          <w:rFonts w:eastAsia="Times New Roman" w:cs="Arial"/>
        </w:rPr>
        <w:t xml:space="preserve">Remaining work includes </w:t>
      </w:r>
    </w:p>
    <w:p w14:paraId="634FBBBA" w14:textId="77777777" w:rsidR="00030E49" w:rsidRPr="00030E49" w:rsidRDefault="00030E49" w:rsidP="00BA2F8B">
      <w:pPr>
        <w:numPr>
          <w:ilvl w:val="1"/>
          <w:numId w:val="18"/>
        </w:numPr>
        <w:tabs>
          <w:tab w:val="left" w:pos="7000"/>
        </w:tabs>
        <w:spacing w:before="0"/>
        <w:rPr>
          <w:rFonts w:eastAsia="Times New Roman" w:cs="Arial"/>
        </w:rPr>
      </w:pPr>
      <w:r w:rsidRPr="00030E49">
        <w:rPr>
          <w:rFonts w:eastAsia="Times New Roman" w:cs="Arial"/>
        </w:rPr>
        <w:t>creating the segmentation graphics from DICOM objects</w:t>
      </w:r>
    </w:p>
    <w:p w14:paraId="04E1ABB6" w14:textId="77777777" w:rsidR="00030E49" w:rsidRPr="00030E49" w:rsidRDefault="00030E49" w:rsidP="00BA2F8B">
      <w:pPr>
        <w:numPr>
          <w:ilvl w:val="1"/>
          <w:numId w:val="18"/>
        </w:numPr>
        <w:tabs>
          <w:tab w:val="left" w:pos="7000"/>
        </w:tabs>
        <w:spacing w:before="0"/>
        <w:rPr>
          <w:rFonts w:eastAsia="Times New Roman" w:cs="Arial"/>
        </w:rPr>
      </w:pPr>
      <w:r w:rsidRPr="00030E49">
        <w:rPr>
          <w:rFonts w:eastAsia="Times New Roman" w:cs="Arial"/>
        </w:rPr>
        <w:t>positioning them when no image reference is available</w:t>
      </w:r>
    </w:p>
    <w:p w14:paraId="60851020" w14:textId="77777777" w:rsidR="00030E49" w:rsidRPr="00030E49" w:rsidRDefault="00030E49" w:rsidP="00BA2F8B">
      <w:pPr>
        <w:numPr>
          <w:ilvl w:val="1"/>
          <w:numId w:val="18"/>
        </w:numPr>
        <w:tabs>
          <w:tab w:val="left" w:pos="7000"/>
        </w:tabs>
        <w:spacing w:before="0"/>
        <w:rPr>
          <w:rFonts w:eastAsia="Times New Roman" w:cs="Arial"/>
        </w:rPr>
      </w:pPr>
      <w:proofErr w:type="gramStart"/>
      <w:r w:rsidRPr="00030E49">
        <w:rPr>
          <w:rFonts w:eastAsia="Times New Roman" w:cs="Arial"/>
        </w:rPr>
        <w:t>writing</w:t>
      </w:r>
      <w:proofErr w:type="gramEnd"/>
      <w:r w:rsidRPr="00030E49">
        <w:rPr>
          <w:rFonts w:eastAsia="Times New Roman" w:cs="Arial"/>
        </w:rPr>
        <w:t xml:space="preserve"> out the DICOM objects when segmentations are created.</w:t>
      </w:r>
    </w:p>
    <w:p w14:paraId="6BC87F81" w14:textId="77777777" w:rsidR="00046A0A" w:rsidRPr="004271E3" w:rsidRDefault="0001467F" w:rsidP="004271E3">
      <w:pPr>
        <w:tabs>
          <w:tab w:val="left" w:pos="7000"/>
        </w:tabs>
        <w:spacing w:after="120"/>
        <w:rPr>
          <w:szCs w:val="20"/>
        </w:rPr>
      </w:pPr>
      <w:r w:rsidRPr="00883A8B">
        <w:rPr>
          <w:szCs w:val="20"/>
        </w:rPr>
        <w:t xml:space="preserve">During the </w:t>
      </w:r>
      <w:r>
        <w:rPr>
          <w:szCs w:val="20"/>
        </w:rPr>
        <w:t>third</w:t>
      </w:r>
      <w:r w:rsidRPr="00883A8B">
        <w:rPr>
          <w:szCs w:val="20"/>
        </w:rPr>
        <w:t xml:space="preserve"> week of </w:t>
      </w:r>
      <w:r w:rsidR="00030E49">
        <w:rPr>
          <w:szCs w:val="20"/>
        </w:rPr>
        <w:t>December</w:t>
      </w:r>
      <w:r w:rsidRPr="00883A8B">
        <w:rPr>
          <w:szCs w:val="20"/>
        </w:rPr>
        <w:t>, the AIM team work</w:t>
      </w:r>
      <w:r>
        <w:rPr>
          <w:szCs w:val="20"/>
        </w:rPr>
        <w:t>ed</w:t>
      </w:r>
      <w:r w:rsidRPr="00E920E7">
        <w:rPr>
          <w:szCs w:val="20"/>
        </w:rPr>
        <w:t xml:space="preserve"> on the following issues</w:t>
      </w:r>
      <w:r>
        <w:rPr>
          <w:szCs w:val="20"/>
        </w:rPr>
        <w:t xml:space="preserve"> for AIM </w:t>
      </w:r>
      <w:r w:rsidR="00C528F5">
        <w:rPr>
          <w:szCs w:val="20"/>
        </w:rPr>
        <w:t>W</w:t>
      </w:r>
      <w:r>
        <w:rPr>
          <w:szCs w:val="20"/>
        </w:rPr>
        <w:t>orkstation 4.</w:t>
      </w:r>
      <w:r w:rsidR="006E0BAA">
        <w:rPr>
          <w:szCs w:val="20"/>
        </w:rPr>
        <w:t>5</w:t>
      </w:r>
      <w:r w:rsidRPr="00E920E7">
        <w:rPr>
          <w:szCs w:val="20"/>
        </w:rPr>
        <w:t>.</w:t>
      </w:r>
    </w:p>
    <w:p w14:paraId="05D05694" w14:textId="2A8CBF14" w:rsidR="00411622" w:rsidRDefault="00411622" w:rsidP="00411622">
      <w:pPr>
        <w:pStyle w:val="ListParagraph"/>
        <w:numPr>
          <w:ilvl w:val="0"/>
          <w:numId w:val="18"/>
        </w:numPr>
      </w:pPr>
      <w:r w:rsidRPr="00411622">
        <w:t xml:space="preserve">Sent </w:t>
      </w:r>
      <w:r w:rsidR="00C6092F">
        <w:t>W</w:t>
      </w:r>
      <w:r w:rsidRPr="00411622">
        <w:t>orkstation 4.5 alpha 5 to David for review</w:t>
      </w:r>
    </w:p>
    <w:p w14:paraId="24960FA9" w14:textId="77777777" w:rsidR="003C268C" w:rsidRPr="00411622" w:rsidRDefault="003C268C" w:rsidP="003C268C">
      <w:pPr>
        <w:pStyle w:val="ListParagraph"/>
        <w:numPr>
          <w:ilvl w:val="1"/>
          <w:numId w:val="18"/>
        </w:numPr>
      </w:pPr>
      <w:r w:rsidRPr="003C268C">
        <w:t>David performed tests and provided comments</w:t>
      </w:r>
    </w:p>
    <w:p w14:paraId="2BE37A19" w14:textId="5042D478" w:rsidR="00411622" w:rsidRPr="00411622" w:rsidRDefault="00411622" w:rsidP="00411622">
      <w:pPr>
        <w:pStyle w:val="ListParagraph"/>
        <w:numPr>
          <w:ilvl w:val="0"/>
          <w:numId w:val="18"/>
        </w:numPr>
      </w:pPr>
      <w:r w:rsidRPr="00411622">
        <w:t>Working with David on using 3D vectors from image position</w:t>
      </w:r>
      <w:r w:rsidR="00C6092F">
        <w:t xml:space="preserve"> and</w:t>
      </w:r>
      <w:r w:rsidRPr="00411622">
        <w:t xml:space="preserve"> patient and image position orientation to match segmentations to corresponding images without image references</w:t>
      </w:r>
    </w:p>
    <w:p w14:paraId="50CFD14B" w14:textId="77777777" w:rsidR="00411622" w:rsidRPr="00411622" w:rsidRDefault="00411622" w:rsidP="00411622">
      <w:pPr>
        <w:pStyle w:val="ListParagraph"/>
        <w:numPr>
          <w:ilvl w:val="0"/>
          <w:numId w:val="18"/>
        </w:numPr>
      </w:pPr>
      <w:r w:rsidRPr="00411622">
        <w:t>Reading and display of basic segmentation objects:</w:t>
      </w:r>
    </w:p>
    <w:p w14:paraId="4F9D1DA3" w14:textId="77777777" w:rsidR="00411622" w:rsidRPr="00411622" w:rsidRDefault="00411622" w:rsidP="00411622">
      <w:pPr>
        <w:pStyle w:val="ListParagraph"/>
        <w:numPr>
          <w:ilvl w:val="1"/>
          <w:numId w:val="18"/>
        </w:numPr>
        <w:ind w:left="1080"/>
      </w:pPr>
      <w:r w:rsidRPr="00411622">
        <w:t xml:space="preserve">Can open instances with </w:t>
      </w:r>
      <w:proofErr w:type="spellStart"/>
      <w:r w:rsidRPr="00411622">
        <w:t>BitAllocated</w:t>
      </w:r>
      <w:proofErr w:type="spellEnd"/>
      <w:r w:rsidRPr="00411622">
        <w:t xml:space="preserve"> = 1 or 8</w:t>
      </w:r>
    </w:p>
    <w:p w14:paraId="5986C590" w14:textId="77777777" w:rsidR="00411622" w:rsidRPr="00411622" w:rsidRDefault="00411622" w:rsidP="00411622">
      <w:pPr>
        <w:pStyle w:val="ListParagraph"/>
        <w:numPr>
          <w:ilvl w:val="1"/>
          <w:numId w:val="18"/>
        </w:numPr>
        <w:ind w:left="1080"/>
      </w:pPr>
      <w:r w:rsidRPr="00411622">
        <w:t>Can open single and multi-frame instances</w:t>
      </w:r>
    </w:p>
    <w:p w14:paraId="22560CDE" w14:textId="77777777" w:rsidR="00411622" w:rsidRPr="00411622" w:rsidRDefault="00411622" w:rsidP="00411622">
      <w:pPr>
        <w:pStyle w:val="ListParagraph"/>
        <w:numPr>
          <w:ilvl w:val="1"/>
          <w:numId w:val="18"/>
        </w:numPr>
        <w:ind w:left="1080"/>
      </w:pPr>
      <w:r w:rsidRPr="00411622">
        <w:t>Can correctly display same-sized instances when Referenced SOP Instance UID and frame are provided</w:t>
      </w:r>
    </w:p>
    <w:p w14:paraId="5A38552C" w14:textId="77777777" w:rsidR="00411622" w:rsidRPr="00411622" w:rsidRDefault="00411622" w:rsidP="00411622">
      <w:pPr>
        <w:pStyle w:val="ListParagraph"/>
        <w:numPr>
          <w:ilvl w:val="0"/>
          <w:numId w:val="18"/>
        </w:numPr>
      </w:pPr>
      <w:r w:rsidRPr="00411622">
        <w:t>Segmentation UI supports:</w:t>
      </w:r>
    </w:p>
    <w:p w14:paraId="3E285F7D" w14:textId="77777777" w:rsidR="00411622" w:rsidRPr="00411622" w:rsidRDefault="00411622" w:rsidP="00411622">
      <w:pPr>
        <w:pStyle w:val="ListParagraph"/>
        <w:numPr>
          <w:ilvl w:val="1"/>
          <w:numId w:val="18"/>
        </w:numPr>
        <w:ind w:left="1080"/>
      </w:pPr>
      <w:r w:rsidRPr="00411622">
        <w:t>One or more ROIs on multi-frame and regular stacks</w:t>
      </w:r>
    </w:p>
    <w:p w14:paraId="2DE40478" w14:textId="1A06E695" w:rsidR="00411622" w:rsidRPr="00411622" w:rsidRDefault="00411622" w:rsidP="00411622">
      <w:pPr>
        <w:pStyle w:val="ListParagraph"/>
        <w:numPr>
          <w:ilvl w:val="1"/>
          <w:numId w:val="18"/>
        </w:numPr>
        <w:ind w:left="1080"/>
      </w:pPr>
      <w:r w:rsidRPr="00411622">
        <w:lastRenderedPageBreak/>
        <w:t>Functional dropdown property modifiers (require appropriate XML files configuration under Tools</w:t>
      </w:r>
      <w:r w:rsidR="00C5492D">
        <w:t xml:space="preserve"> &gt; Preferences&gt; </w:t>
      </w:r>
      <w:r w:rsidRPr="00411622">
        <w:t>Segmentation)</w:t>
      </w:r>
    </w:p>
    <w:p w14:paraId="1F8C4311" w14:textId="77777777" w:rsidR="00411622" w:rsidRPr="00411622" w:rsidRDefault="00411622" w:rsidP="00411622">
      <w:pPr>
        <w:pStyle w:val="ListParagraph"/>
        <w:numPr>
          <w:ilvl w:val="1"/>
          <w:numId w:val="18"/>
        </w:numPr>
        <w:ind w:left="1080"/>
      </w:pPr>
      <w:r w:rsidRPr="00411622">
        <w:t>Creation of dummy segments with opacity and volumetric calculations from the polygonal ROI markups.</w:t>
      </w:r>
    </w:p>
    <w:p w14:paraId="62F5A3FD" w14:textId="38777502" w:rsidR="00411622" w:rsidRPr="00411622" w:rsidRDefault="00411622" w:rsidP="00411622">
      <w:pPr>
        <w:pStyle w:val="ListParagraph"/>
        <w:numPr>
          <w:ilvl w:val="0"/>
          <w:numId w:val="18"/>
        </w:numPr>
      </w:pPr>
      <w:r w:rsidRPr="00411622">
        <w:t xml:space="preserve">Remaining work includes </w:t>
      </w:r>
      <w:r w:rsidR="00C5492D">
        <w:t>addressing the following issues:</w:t>
      </w:r>
    </w:p>
    <w:p w14:paraId="04A0FF53" w14:textId="59D0A53E" w:rsidR="00411622" w:rsidRPr="00411622" w:rsidRDefault="00411622" w:rsidP="00411622">
      <w:pPr>
        <w:pStyle w:val="ListParagraph"/>
        <w:numPr>
          <w:ilvl w:val="1"/>
          <w:numId w:val="18"/>
        </w:numPr>
        <w:ind w:left="1080"/>
      </w:pPr>
      <w:r w:rsidRPr="00411622">
        <w:t>Positioning relies on Referenced SOP Instance UID and Referenced Frame Number info encoded in the segmentation instances only</w:t>
      </w:r>
      <w:r w:rsidR="00C5492D">
        <w:t>.</w:t>
      </w:r>
    </w:p>
    <w:p w14:paraId="2F6FC189" w14:textId="34601B5C" w:rsidR="00411622" w:rsidRPr="00411622" w:rsidRDefault="00411622" w:rsidP="00411622">
      <w:pPr>
        <w:pStyle w:val="ListParagraph"/>
        <w:numPr>
          <w:ilvl w:val="1"/>
          <w:numId w:val="18"/>
        </w:numPr>
        <w:ind w:left="1080"/>
      </w:pPr>
      <w:r w:rsidRPr="00411622">
        <w:t>Loaded segmentation instances are not repositioned if necessary</w:t>
      </w:r>
      <w:r w:rsidR="00C5492D">
        <w:t>.</w:t>
      </w:r>
    </w:p>
    <w:p w14:paraId="6D6068F4" w14:textId="77777777" w:rsidR="00411622" w:rsidRPr="00411622" w:rsidRDefault="00411622" w:rsidP="00411622">
      <w:pPr>
        <w:pStyle w:val="ListParagraph"/>
        <w:numPr>
          <w:ilvl w:val="1"/>
          <w:numId w:val="18"/>
        </w:numPr>
        <w:ind w:left="1080"/>
      </w:pPr>
      <w:r w:rsidRPr="00411622">
        <w:t>Loaded instances are not connected to the UI yet.</w:t>
      </w:r>
    </w:p>
    <w:p w14:paraId="26A73DB9" w14:textId="77777777" w:rsidR="00411622" w:rsidRPr="00411622" w:rsidRDefault="00411622" w:rsidP="00411622">
      <w:pPr>
        <w:pStyle w:val="ListParagraph"/>
        <w:numPr>
          <w:ilvl w:val="1"/>
          <w:numId w:val="18"/>
        </w:numPr>
        <w:ind w:left="1080"/>
      </w:pPr>
      <w:r w:rsidRPr="00411622">
        <w:t xml:space="preserve">When loading segmentation instances with a lot of frames/segmentations (e.g. Brain Atlas Head Neck Muscles with 6463 frames), the workstation becomes unresponsive due to </w:t>
      </w:r>
      <w:proofErr w:type="spellStart"/>
      <w:r w:rsidRPr="00411622">
        <w:t>unoptimized</w:t>
      </w:r>
      <w:proofErr w:type="spellEnd"/>
      <w:r w:rsidRPr="00411622">
        <w:t xml:space="preserve"> loading process.</w:t>
      </w:r>
    </w:p>
    <w:p w14:paraId="78F79707" w14:textId="6606581C" w:rsidR="00411622" w:rsidRPr="00411622" w:rsidRDefault="00411622" w:rsidP="00411622">
      <w:pPr>
        <w:pStyle w:val="ListParagraph"/>
        <w:numPr>
          <w:ilvl w:val="1"/>
          <w:numId w:val="18"/>
        </w:numPr>
        <w:ind w:left="1080"/>
      </w:pPr>
      <w:r w:rsidRPr="00411622">
        <w:t>Segmentation shown in wrong color</w:t>
      </w:r>
      <w:r w:rsidR="00C5492D">
        <w:t>.</w:t>
      </w:r>
    </w:p>
    <w:p w14:paraId="4D69E9EB" w14:textId="15C89BC0" w:rsidR="00411622" w:rsidRDefault="00411622" w:rsidP="00411622">
      <w:pPr>
        <w:pStyle w:val="ListParagraph"/>
        <w:numPr>
          <w:ilvl w:val="1"/>
          <w:numId w:val="18"/>
        </w:numPr>
        <w:ind w:left="1080"/>
      </w:pPr>
      <w:r w:rsidRPr="00411622">
        <w:t>Add a default DICOM segmentation property</w:t>
      </w:r>
      <w:r w:rsidR="00C5492D">
        <w:t>.</w:t>
      </w:r>
    </w:p>
    <w:p w14:paraId="733FB84E" w14:textId="6C3E5EA3" w:rsidR="005C76D0" w:rsidRPr="00411622" w:rsidRDefault="005C76D0" w:rsidP="005C76D0">
      <w:pPr>
        <w:pStyle w:val="ListParagraph"/>
        <w:numPr>
          <w:ilvl w:val="1"/>
          <w:numId w:val="18"/>
        </w:numPr>
        <w:ind w:left="1080"/>
      </w:pPr>
      <w:r w:rsidRPr="005C76D0">
        <w:t>Sort DICOM segmentation property</w:t>
      </w:r>
      <w:r w:rsidR="00C5492D">
        <w:t>.</w:t>
      </w:r>
    </w:p>
    <w:p w14:paraId="6E8E83AA" w14:textId="4127CBF1" w:rsidR="00411622" w:rsidRPr="00411622" w:rsidRDefault="00411622" w:rsidP="00411622">
      <w:pPr>
        <w:pStyle w:val="ListParagraph"/>
        <w:numPr>
          <w:ilvl w:val="1"/>
          <w:numId w:val="18"/>
        </w:numPr>
        <w:ind w:left="1080"/>
      </w:pPr>
      <w:r w:rsidRPr="00411622">
        <w:t xml:space="preserve">Statistics </w:t>
      </w:r>
      <w:r w:rsidR="00C5492D">
        <w:t xml:space="preserve">are </w:t>
      </w:r>
      <w:r w:rsidRPr="00411622">
        <w:t xml:space="preserve">shown in </w:t>
      </w:r>
      <w:r w:rsidR="00C5492D">
        <w:t xml:space="preserve">the </w:t>
      </w:r>
      <w:r w:rsidRPr="00411622">
        <w:t>segmentation panel</w:t>
      </w:r>
      <w:r w:rsidR="00C5492D">
        <w:t>.</w:t>
      </w:r>
    </w:p>
    <w:p w14:paraId="6C5E105C" w14:textId="06609A8F" w:rsidR="00411622" w:rsidRPr="00411622" w:rsidRDefault="00411622" w:rsidP="00411622">
      <w:pPr>
        <w:pStyle w:val="ListParagraph"/>
        <w:numPr>
          <w:ilvl w:val="1"/>
          <w:numId w:val="18"/>
        </w:numPr>
        <w:ind w:left="1080"/>
      </w:pPr>
      <w:r w:rsidRPr="00411622">
        <w:t>Display segmentation properties for imported DICOM segmentation objects</w:t>
      </w:r>
      <w:r w:rsidR="00C5492D">
        <w:t>.</w:t>
      </w:r>
    </w:p>
    <w:p w14:paraId="6FA68025" w14:textId="7EF85D9B" w:rsidR="00C4050E" w:rsidRPr="00411622" w:rsidRDefault="00411622" w:rsidP="00411622">
      <w:pPr>
        <w:pStyle w:val="ListParagraph"/>
        <w:numPr>
          <w:ilvl w:val="1"/>
          <w:numId w:val="18"/>
        </w:numPr>
        <w:ind w:left="1080"/>
      </w:pPr>
      <w:r w:rsidRPr="00411622">
        <w:t>Writ</w:t>
      </w:r>
      <w:r w:rsidR="00C5492D">
        <w:t xml:space="preserve">e </w:t>
      </w:r>
      <w:r w:rsidRPr="00411622">
        <w:t>out the DICOM objects when segmentations are created.</w:t>
      </w:r>
    </w:p>
    <w:p w14:paraId="618F0CD7" w14:textId="77777777" w:rsidR="003F19F7" w:rsidRPr="0042381B" w:rsidRDefault="007A2290" w:rsidP="0042381B">
      <w:pPr>
        <w:pStyle w:val="Heading2"/>
      </w:pPr>
      <w:bookmarkStart w:id="12" w:name="_Toc249001926"/>
      <w:bookmarkStart w:id="13" w:name="_Toc352426614"/>
      <w:r>
        <w:t>AIM ATS</w:t>
      </w:r>
      <w:r w:rsidR="002B5968" w:rsidRPr="002B5968">
        <w:t xml:space="preserve"> </w:t>
      </w:r>
      <w:r w:rsidR="002B5968">
        <w:t>and AIM DOS</w:t>
      </w:r>
      <w:bookmarkEnd w:id="12"/>
    </w:p>
    <w:p w14:paraId="47EC889E" w14:textId="110D7793" w:rsidR="002D3864" w:rsidRPr="002D3864" w:rsidRDefault="00CA35AA" w:rsidP="002D3864">
      <w:r>
        <w:t xml:space="preserve">The AIM team </w:t>
      </w:r>
      <w:r w:rsidR="00FA3445">
        <w:t xml:space="preserve">will </w:t>
      </w:r>
      <w:r w:rsidR="002B5968">
        <w:t xml:space="preserve">continue to work on ATS and AIM DOS </w:t>
      </w:r>
      <w:r w:rsidR="00FA3445">
        <w:t>after we finish implementing DICOM segmentation</w:t>
      </w:r>
      <w:r w:rsidR="00934CC6">
        <w:t>.</w:t>
      </w:r>
      <w:r w:rsidR="00FA3445">
        <w:t xml:space="preserve"> The current estimat</w:t>
      </w:r>
      <w:r w:rsidR="00C5492D">
        <w:t>e is</w:t>
      </w:r>
      <w:r w:rsidR="00FA3445">
        <w:t xml:space="preserve"> to resume working on ATS </w:t>
      </w:r>
      <w:r w:rsidR="00C5492D">
        <w:t>at</w:t>
      </w:r>
      <w:r w:rsidR="00FA3445">
        <w:t xml:space="preserve"> the end of December</w:t>
      </w:r>
      <w:r w:rsidR="008B063C">
        <w:t xml:space="preserve"> to early January 2014</w:t>
      </w:r>
      <w:r w:rsidR="00FA3445">
        <w:t>.</w:t>
      </w:r>
    </w:p>
    <w:p w14:paraId="5842008B" w14:textId="77777777" w:rsidR="00AB0815" w:rsidRDefault="00AB0815" w:rsidP="00FA3445">
      <w:pPr>
        <w:spacing w:before="0"/>
        <w:rPr>
          <w:rFonts w:eastAsia="Times New Roman" w:cs="Arial"/>
        </w:rPr>
      </w:pPr>
    </w:p>
    <w:p w14:paraId="771BCAF4" w14:textId="4CB0F4D4" w:rsidR="008C100D" w:rsidRDefault="008C100D" w:rsidP="00FA3445">
      <w:pPr>
        <w:spacing w:before="0"/>
        <w:rPr>
          <w:rFonts w:eastAsia="Times New Roman" w:cs="Arial"/>
        </w:rPr>
      </w:pPr>
      <w:r>
        <w:rPr>
          <w:rFonts w:eastAsia="Times New Roman" w:cs="Arial"/>
        </w:rPr>
        <w:t>During the first week of December, the AIM team</w:t>
      </w:r>
      <w:r w:rsidR="004E5A7F">
        <w:rPr>
          <w:rFonts w:eastAsia="Times New Roman" w:cs="Arial"/>
        </w:rPr>
        <w:t xml:space="preserve"> was at </w:t>
      </w:r>
      <w:r w:rsidR="00C5492D">
        <w:rPr>
          <w:rFonts w:eastAsia="Times New Roman" w:cs="Arial"/>
        </w:rPr>
        <w:t xml:space="preserve">the </w:t>
      </w:r>
      <w:r w:rsidR="004E5A7F">
        <w:rPr>
          <w:rFonts w:eastAsia="Times New Roman" w:cs="Arial"/>
        </w:rPr>
        <w:t xml:space="preserve">RSNA meeting. </w:t>
      </w:r>
      <w:r w:rsidR="00455AE6">
        <w:rPr>
          <w:rFonts w:eastAsia="Times New Roman" w:cs="Arial"/>
        </w:rPr>
        <w:t>D</w:t>
      </w:r>
      <w:r w:rsidR="00455AE6" w:rsidRPr="008C100D">
        <w:rPr>
          <w:rFonts w:eastAsia="Times New Roman" w:cs="Arial"/>
        </w:rPr>
        <w:t xml:space="preserve">evelopment effort </w:t>
      </w:r>
      <w:r w:rsidR="00455AE6">
        <w:rPr>
          <w:rFonts w:eastAsia="Times New Roman" w:cs="Arial"/>
        </w:rPr>
        <w:t>was</w:t>
      </w:r>
      <w:r w:rsidR="00455AE6" w:rsidRPr="008C100D">
        <w:rPr>
          <w:rFonts w:eastAsia="Times New Roman" w:cs="Arial"/>
        </w:rPr>
        <w:t xml:space="preserve"> spent </w:t>
      </w:r>
      <w:r w:rsidR="00455AE6">
        <w:rPr>
          <w:rFonts w:eastAsia="Times New Roman" w:cs="Arial"/>
        </w:rPr>
        <w:t xml:space="preserve">primarily </w:t>
      </w:r>
      <w:r w:rsidR="00455AE6" w:rsidRPr="008C100D">
        <w:rPr>
          <w:rFonts w:eastAsia="Times New Roman" w:cs="Arial"/>
        </w:rPr>
        <w:t>on DICOM segmentation</w:t>
      </w:r>
      <w:r w:rsidR="00455AE6">
        <w:rPr>
          <w:rFonts w:eastAsia="Times New Roman" w:cs="Arial"/>
        </w:rPr>
        <w:t>. In addition, the following was done that week</w:t>
      </w:r>
      <w:r w:rsidR="00E42308">
        <w:rPr>
          <w:rFonts w:eastAsia="Times New Roman" w:cs="Arial"/>
        </w:rPr>
        <w:t>.</w:t>
      </w:r>
    </w:p>
    <w:p w14:paraId="0045F984" w14:textId="0251ED12" w:rsidR="008C100D" w:rsidRPr="008C100D" w:rsidRDefault="008C100D" w:rsidP="008C100D">
      <w:pPr>
        <w:pStyle w:val="ListParagraph"/>
        <w:numPr>
          <w:ilvl w:val="0"/>
          <w:numId w:val="48"/>
        </w:numPr>
        <w:spacing w:before="0"/>
        <w:rPr>
          <w:rFonts w:eastAsia="Times New Roman" w:cs="Arial"/>
        </w:rPr>
      </w:pPr>
      <w:r w:rsidRPr="008C100D">
        <w:rPr>
          <w:rFonts w:eastAsia="Times New Roman" w:cs="Arial"/>
        </w:rPr>
        <w:t>Vlad work</w:t>
      </w:r>
      <w:r w:rsidR="00C5492D">
        <w:rPr>
          <w:rFonts w:eastAsia="Times New Roman" w:cs="Arial"/>
        </w:rPr>
        <w:t>ed</w:t>
      </w:r>
      <w:r w:rsidRPr="008C100D">
        <w:rPr>
          <w:rFonts w:eastAsia="Times New Roman" w:cs="Arial"/>
        </w:rPr>
        <w:t xml:space="preserve"> on using </w:t>
      </w:r>
      <w:r w:rsidR="00C5492D">
        <w:rPr>
          <w:rFonts w:eastAsia="Times New Roman" w:cs="Arial"/>
        </w:rPr>
        <w:t xml:space="preserve">an </w:t>
      </w:r>
      <w:r w:rsidRPr="008C100D">
        <w:rPr>
          <w:rFonts w:eastAsia="Times New Roman" w:cs="Arial"/>
        </w:rPr>
        <w:t>official certificate for secured (SSL) deployment for ATS.</w:t>
      </w:r>
    </w:p>
    <w:p w14:paraId="6EAC80BC" w14:textId="781ED6FB" w:rsidR="00EF1467" w:rsidRDefault="00EF1467" w:rsidP="00EF1467">
      <w:pPr>
        <w:pStyle w:val="Heading2"/>
      </w:pPr>
      <w:bookmarkStart w:id="14" w:name="_Toc249001927"/>
      <w:r>
        <w:t>Extending AIM</w:t>
      </w:r>
      <w:r w:rsidR="001B217A">
        <w:t xml:space="preserve"> Foundation</w:t>
      </w:r>
      <w:bookmarkEnd w:id="14"/>
    </w:p>
    <w:p w14:paraId="6AD3AA3B" w14:textId="3F84D02D" w:rsidR="00AE269A" w:rsidRPr="007B371E" w:rsidRDefault="008451D5" w:rsidP="00EF1467">
      <w:pPr>
        <w:rPr>
          <w:rFonts w:cs="Arial"/>
          <w:szCs w:val="20"/>
        </w:rPr>
      </w:pPr>
      <w:r>
        <w:rPr>
          <w:rFonts w:cs="Arial"/>
          <w:szCs w:val="20"/>
        </w:rPr>
        <w:t>The Extending AIM Foundation document has been released on the AIM wiki site</w:t>
      </w:r>
      <w:r w:rsidR="00455AE6">
        <w:rPr>
          <w:rFonts w:cs="Arial"/>
          <w:szCs w:val="20"/>
        </w:rPr>
        <w:t xml:space="preserve"> at</w:t>
      </w:r>
      <w:r w:rsidR="00DD108A" w:rsidRPr="00DD108A">
        <w:t xml:space="preserve"> </w:t>
      </w:r>
      <w:r w:rsidR="0062054E">
        <w:fldChar w:fldCharType="begin"/>
      </w:r>
      <w:ins w:id="15" w:author="Author">
        <w:r w:rsidR="00564A57">
          <w:instrText>HYPERLINK "https://wiki.nci.nih.gov/x/VAEECg" \o "Extending AIM Foundation"</w:instrText>
        </w:r>
      </w:ins>
      <w:del w:id="16" w:author="Author">
        <w:r w:rsidR="0062054E" w:rsidDel="00564A57">
          <w:delInstrText xml:space="preserve"> HYPERLINK "https://wiki.nci.nih.gov/x/VAEECg" </w:delInstrText>
        </w:r>
      </w:del>
      <w:ins w:id="17" w:author="Author"/>
      <w:r w:rsidR="0062054E">
        <w:fldChar w:fldCharType="separate"/>
      </w:r>
      <w:r w:rsidR="00DD108A" w:rsidRPr="00F9627C">
        <w:rPr>
          <w:rStyle w:val="Hyperlink"/>
          <w:rFonts w:cs="Arial"/>
          <w:szCs w:val="20"/>
        </w:rPr>
        <w:t>https://wiki.nci.nih.gov/x/VAEECg</w:t>
      </w:r>
      <w:r w:rsidR="0062054E">
        <w:rPr>
          <w:rStyle w:val="Hyperlink"/>
          <w:rFonts w:cs="Arial"/>
          <w:szCs w:val="20"/>
        </w:rPr>
        <w:fldChar w:fldCharType="end"/>
      </w:r>
      <w:r w:rsidR="00DD108A">
        <w:rPr>
          <w:rFonts w:cs="Arial"/>
          <w:szCs w:val="20"/>
        </w:rPr>
        <w:t xml:space="preserve">. </w:t>
      </w:r>
    </w:p>
    <w:p w14:paraId="5536881A" w14:textId="77777777" w:rsidR="00440C26" w:rsidRDefault="00440C26" w:rsidP="00440C26">
      <w:pPr>
        <w:pStyle w:val="Heading2"/>
      </w:pPr>
      <w:bookmarkStart w:id="18" w:name="_Toc249001928"/>
      <w:r>
        <w:t>AIM at RSNA 2013</w:t>
      </w:r>
      <w:bookmarkEnd w:id="18"/>
    </w:p>
    <w:p w14:paraId="2810323A" w14:textId="77777777" w:rsidR="00440C26" w:rsidRDefault="00440C26" w:rsidP="00440C26">
      <w:pPr>
        <w:spacing w:before="0"/>
      </w:pPr>
      <w:r>
        <w:rPr>
          <w:rFonts w:cs="Arial"/>
          <w:szCs w:val="20"/>
        </w:rPr>
        <w:t>The AIM team</w:t>
      </w:r>
      <w:r w:rsidRPr="00DD108A">
        <w:t xml:space="preserve"> </w:t>
      </w:r>
      <w:r w:rsidR="00B05B09">
        <w:t>presented three related AIM educational exhibits at RSNA 2013 as follows.</w:t>
      </w:r>
    </w:p>
    <w:p w14:paraId="10639A50" w14:textId="77777777" w:rsidR="00440C26" w:rsidRDefault="00440C26" w:rsidP="00440C26">
      <w:pPr>
        <w:spacing w:before="100" w:beforeAutospacing="1" w:after="100" w:afterAutospacing="1"/>
        <w:ind w:left="90"/>
        <w:rPr>
          <w:rFonts w:eastAsia="Times New Roman" w:cs="Arial"/>
        </w:rPr>
      </w:pPr>
      <w:r>
        <w:rPr>
          <w:noProof/>
        </w:rPr>
        <w:lastRenderedPageBreak/>
        <w:drawing>
          <wp:inline distT="0" distB="0" distL="0" distR="0" wp14:anchorId="7F441E3D" wp14:editId="734911C7">
            <wp:extent cx="5384800" cy="4037233"/>
            <wp:effectExtent l="0" t="0" r="0" b="1905"/>
            <wp:docPr id="3" name="Picture 3" descr="Photo of AIM poster at RSNA 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at Mongkolwat\AppData\Local\Microsoft\Windows\Temporary Internet Files\Content.Word\photo 2.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91563" cy="4042303"/>
                    </a:xfrm>
                    <a:prstGeom prst="rect">
                      <a:avLst/>
                    </a:prstGeom>
                    <a:noFill/>
                    <a:ln>
                      <a:noFill/>
                    </a:ln>
                  </pic:spPr>
                </pic:pic>
              </a:graphicData>
            </a:graphic>
          </wp:inline>
        </w:drawing>
      </w:r>
    </w:p>
    <w:p w14:paraId="5823AE3A" w14:textId="77777777" w:rsidR="00440C26" w:rsidRPr="000C5DF9" w:rsidRDefault="00440C26" w:rsidP="00440C26">
      <w:pPr>
        <w:spacing w:before="100" w:beforeAutospacing="1" w:after="100" w:afterAutospacing="1"/>
        <w:rPr>
          <w:rFonts w:eastAsia="Times New Roman" w:cs="Arial"/>
        </w:rPr>
      </w:pPr>
      <w:r>
        <w:rPr>
          <w:rFonts w:eastAsia="Times New Roman" w:cs="Arial"/>
          <w:noProof/>
        </w:rPr>
        <w:lastRenderedPageBreak/>
        <w:drawing>
          <wp:inline distT="0" distB="0" distL="0" distR="0" wp14:anchorId="553BF6CD" wp14:editId="19861F06">
            <wp:extent cx="5645150" cy="7525945"/>
            <wp:effectExtent l="0" t="0" r="0" b="0"/>
            <wp:docPr id="1" name="Picture 1" descr="AIM poster and computer display at RSNA 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t Mongkolwat\Desktop\photo.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125529" cy="9499542"/>
                    </a:xfrm>
                    <a:prstGeom prst="rect">
                      <a:avLst/>
                    </a:prstGeom>
                    <a:noFill/>
                    <a:ln>
                      <a:noFill/>
                    </a:ln>
                  </pic:spPr>
                </pic:pic>
              </a:graphicData>
            </a:graphic>
          </wp:inline>
        </w:drawing>
      </w:r>
    </w:p>
    <w:p w14:paraId="6BDFC5A1" w14:textId="77777777" w:rsidR="00440C26" w:rsidRDefault="00440C26" w:rsidP="00440C26">
      <w:pPr>
        <w:spacing w:before="100" w:beforeAutospacing="1" w:after="100" w:afterAutospacing="1"/>
        <w:rPr>
          <w:rFonts w:eastAsia="Times New Roman" w:cs="Arial"/>
        </w:rPr>
      </w:pPr>
      <w:r>
        <w:rPr>
          <w:rFonts w:eastAsia="Times New Roman" w:cs="Arial"/>
          <w:noProof/>
        </w:rPr>
        <w:lastRenderedPageBreak/>
        <w:drawing>
          <wp:inline distT="0" distB="0" distL="0" distR="0" wp14:anchorId="306CCF25" wp14:editId="241AA969">
            <wp:extent cx="5813044" cy="7753350"/>
            <wp:effectExtent l="0" t="0" r="3810" b="0"/>
            <wp:docPr id="4" name="Picture 4" descr="AIM poster and computer display at RSNA 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at Mongkolwat\Desktop\photo 1.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12590" cy="7752744"/>
                    </a:xfrm>
                    <a:prstGeom prst="rect">
                      <a:avLst/>
                    </a:prstGeom>
                    <a:noFill/>
                    <a:ln>
                      <a:noFill/>
                    </a:ln>
                  </pic:spPr>
                </pic:pic>
              </a:graphicData>
            </a:graphic>
          </wp:inline>
        </w:drawing>
      </w:r>
    </w:p>
    <w:p w14:paraId="02AD942C" w14:textId="77777777" w:rsidR="00440C26" w:rsidRDefault="00440C26" w:rsidP="00440C26">
      <w:pPr>
        <w:spacing w:before="0"/>
        <w:rPr>
          <w:rFonts w:asciiTheme="majorHAnsi" w:eastAsiaTheme="majorEastAsia" w:hAnsiTheme="majorHAnsi" w:cstheme="majorBidi"/>
          <w:b/>
          <w:bCs/>
          <w:sz w:val="28"/>
          <w:szCs w:val="28"/>
        </w:rPr>
      </w:pPr>
      <w:r>
        <w:br w:type="page"/>
      </w:r>
    </w:p>
    <w:p w14:paraId="581A1800" w14:textId="77777777" w:rsidR="00363D1B" w:rsidRPr="00363D1B" w:rsidRDefault="00363D1B" w:rsidP="003B6093">
      <w:pPr>
        <w:pStyle w:val="Heading1"/>
      </w:pPr>
      <w:bookmarkStart w:id="19" w:name="_Toc249001929"/>
      <w:r w:rsidRPr="00363D1B">
        <w:lastRenderedPageBreak/>
        <w:t>Description of Work Completed During the Month</w:t>
      </w:r>
      <w:bookmarkEnd w:id="13"/>
      <w:bookmarkEnd w:id="19"/>
    </w:p>
    <w:p w14:paraId="7C17A4CB" w14:textId="77777777" w:rsidR="00766091" w:rsidRPr="00233CDF" w:rsidRDefault="00766091" w:rsidP="003B6093">
      <w:pPr>
        <w:pStyle w:val="Heading2"/>
      </w:pPr>
      <w:bookmarkStart w:id="20" w:name="_Toc352426615"/>
      <w:bookmarkStart w:id="21" w:name="_Toc249001930"/>
      <w:r w:rsidRPr="007B333C">
        <w:t>External Meetings</w:t>
      </w:r>
      <w:bookmarkEnd w:id="20"/>
      <w:bookmarkEnd w:id="21"/>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23"/>
        <w:gridCol w:w="6484"/>
        <w:gridCol w:w="1869"/>
      </w:tblGrid>
      <w:tr w:rsidR="00766091" w:rsidRPr="003B6093" w14:paraId="17A5BA9D" w14:textId="77777777" w:rsidTr="000D1979">
        <w:trPr>
          <w:cantSplit/>
          <w:tblHeader/>
        </w:trPr>
        <w:tc>
          <w:tcPr>
            <w:tcW w:w="1332" w:type="dxa"/>
          </w:tcPr>
          <w:p w14:paraId="321A0D10" w14:textId="77777777" w:rsidR="00766091" w:rsidRPr="003B6093" w:rsidRDefault="00766091" w:rsidP="003B6093">
            <w:pPr>
              <w:spacing w:before="60" w:after="60"/>
              <w:rPr>
                <w:rFonts w:cs="Arial"/>
                <w:b/>
                <w:szCs w:val="20"/>
              </w:rPr>
            </w:pPr>
            <w:r w:rsidRPr="003B6093">
              <w:rPr>
                <w:rFonts w:cs="Arial"/>
                <w:b/>
                <w:szCs w:val="20"/>
              </w:rPr>
              <w:t>Date</w:t>
            </w:r>
          </w:p>
        </w:tc>
        <w:tc>
          <w:tcPr>
            <w:tcW w:w="5739" w:type="dxa"/>
          </w:tcPr>
          <w:p w14:paraId="2C73E878" w14:textId="77777777" w:rsidR="00766091" w:rsidRPr="003B6093" w:rsidRDefault="00766091" w:rsidP="003B6093">
            <w:pPr>
              <w:spacing w:before="60" w:after="60"/>
              <w:rPr>
                <w:rFonts w:cs="Arial"/>
                <w:b/>
                <w:szCs w:val="20"/>
              </w:rPr>
            </w:pPr>
            <w:r w:rsidRPr="003B6093">
              <w:rPr>
                <w:rFonts w:cs="Arial"/>
                <w:b/>
                <w:szCs w:val="20"/>
              </w:rPr>
              <w:t>Topic</w:t>
            </w:r>
          </w:p>
        </w:tc>
        <w:tc>
          <w:tcPr>
            <w:tcW w:w="2505" w:type="dxa"/>
          </w:tcPr>
          <w:p w14:paraId="75AA0C45" w14:textId="77777777" w:rsidR="00766091" w:rsidRPr="003B6093" w:rsidRDefault="00766091" w:rsidP="003B6093">
            <w:pPr>
              <w:spacing w:before="60" w:after="60"/>
              <w:rPr>
                <w:rFonts w:cs="Arial"/>
                <w:b/>
                <w:szCs w:val="20"/>
              </w:rPr>
            </w:pPr>
            <w:r w:rsidRPr="003B6093">
              <w:rPr>
                <w:rFonts w:cs="Arial"/>
                <w:b/>
                <w:szCs w:val="20"/>
              </w:rPr>
              <w:t>Project Attendees (Optional)</w:t>
            </w:r>
          </w:p>
        </w:tc>
      </w:tr>
      <w:tr w:rsidR="0041658E" w:rsidRPr="003B6093" w14:paraId="29BB2F65" w14:textId="77777777" w:rsidTr="005D5452">
        <w:trPr>
          <w:cantSplit/>
        </w:trPr>
        <w:tc>
          <w:tcPr>
            <w:tcW w:w="1332" w:type="dxa"/>
          </w:tcPr>
          <w:p w14:paraId="4BF4E324" w14:textId="77777777" w:rsidR="0041658E" w:rsidRPr="003B6093" w:rsidRDefault="00595B9F" w:rsidP="00F766E3">
            <w:pPr>
              <w:spacing w:before="60" w:after="60"/>
              <w:rPr>
                <w:rFonts w:cs="Arial"/>
                <w:szCs w:val="20"/>
              </w:rPr>
            </w:pPr>
            <w:r>
              <w:rPr>
                <w:rFonts w:cs="Arial"/>
                <w:szCs w:val="20"/>
              </w:rPr>
              <w:t>December</w:t>
            </w:r>
            <w:r w:rsidR="008B616B" w:rsidRPr="003B6093">
              <w:rPr>
                <w:rFonts w:cs="Arial"/>
                <w:szCs w:val="20"/>
              </w:rPr>
              <w:t xml:space="preserve"> </w:t>
            </w:r>
            <w:r w:rsidR="0041658E" w:rsidRPr="003B6093">
              <w:rPr>
                <w:rFonts w:cs="Arial"/>
                <w:szCs w:val="20"/>
              </w:rPr>
              <w:t>201</w:t>
            </w:r>
            <w:r w:rsidR="009E0F46" w:rsidRPr="003B6093">
              <w:rPr>
                <w:rFonts w:cs="Arial"/>
                <w:szCs w:val="20"/>
              </w:rPr>
              <w:t>3</w:t>
            </w:r>
          </w:p>
        </w:tc>
        <w:tc>
          <w:tcPr>
            <w:tcW w:w="5739" w:type="dxa"/>
          </w:tcPr>
          <w:p w14:paraId="0CBAA835" w14:textId="77777777" w:rsidR="0041658E" w:rsidRPr="003B6093" w:rsidRDefault="0041658E" w:rsidP="00DA58AE">
            <w:pPr>
              <w:spacing w:before="60" w:after="60"/>
              <w:rPr>
                <w:rFonts w:cs="Arial"/>
                <w:szCs w:val="20"/>
              </w:rPr>
            </w:pPr>
            <w:r w:rsidRPr="003B6093">
              <w:rPr>
                <w:rFonts w:cs="Arial"/>
                <w:szCs w:val="20"/>
              </w:rPr>
              <w:t>JIRA issues</w:t>
            </w:r>
            <w:r w:rsidR="00EE33B2" w:rsidRPr="003B6093">
              <w:rPr>
                <w:rFonts w:cs="Arial"/>
                <w:szCs w:val="20"/>
              </w:rPr>
              <w:t xml:space="preserve"> (addition and updates)</w:t>
            </w:r>
          </w:p>
        </w:tc>
        <w:tc>
          <w:tcPr>
            <w:tcW w:w="2505" w:type="dxa"/>
          </w:tcPr>
          <w:p w14:paraId="6FD3C1B5" w14:textId="77777777" w:rsidR="0041658E" w:rsidRPr="003B6093" w:rsidRDefault="0041658E" w:rsidP="000F2F12">
            <w:pPr>
              <w:spacing w:before="60" w:after="60"/>
              <w:rPr>
                <w:rFonts w:cs="Arial"/>
                <w:szCs w:val="20"/>
              </w:rPr>
            </w:pPr>
            <w:r w:rsidRPr="003B6093">
              <w:rPr>
                <w:rFonts w:cs="Arial"/>
                <w:szCs w:val="20"/>
              </w:rPr>
              <w:t>Pat, Vlad, Skip</w:t>
            </w:r>
          </w:p>
        </w:tc>
      </w:tr>
      <w:tr w:rsidR="00C1011F" w:rsidRPr="003B6093" w14:paraId="530CB61A" w14:textId="77777777" w:rsidTr="005D5452">
        <w:trPr>
          <w:cantSplit/>
        </w:trPr>
        <w:tc>
          <w:tcPr>
            <w:tcW w:w="1332" w:type="dxa"/>
          </w:tcPr>
          <w:p w14:paraId="0D160C3D" w14:textId="77777777" w:rsidR="00C1011F" w:rsidRPr="003B6093" w:rsidRDefault="00595B9F" w:rsidP="00F766E3">
            <w:pPr>
              <w:spacing w:before="60" w:after="60"/>
              <w:rPr>
                <w:rFonts w:cs="Arial"/>
                <w:szCs w:val="20"/>
              </w:rPr>
            </w:pPr>
            <w:r>
              <w:rPr>
                <w:rFonts w:cs="Arial"/>
                <w:szCs w:val="20"/>
              </w:rPr>
              <w:t>December</w:t>
            </w:r>
            <w:r w:rsidRPr="003B6093">
              <w:rPr>
                <w:rFonts w:cs="Arial"/>
                <w:szCs w:val="20"/>
              </w:rPr>
              <w:t xml:space="preserve"> </w:t>
            </w:r>
            <w:r w:rsidR="00C1011F" w:rsidRPr="003B6093">
              <w:rPr>
                <w:rFonts w:cs="Arial"/>
                <w:szCs w:val="20"/>
              </w:rPr>
              <w:t>2013</w:t>
            </w:r>
          </w:p>
        </w:tc>
        <w:tc>
          <w:tcPr>
            <w:tcW w:w="5739" w:type="dxa"/>
          </w:tcPr>
          <w:p w14:paraId="21E02BC5" w14:textId="77777777" w:rsidR="00C1011F" w:rsidRDefault="00C1011F" w:rsidP="000F2F12">
            <w:pPr>
              <w:spacing w:before="60" w:after="60"/>
              <w:rPr>
                <w:rFonts w:cs="Arial"/>
                <w:szCs w:val="20"/>
              </w:rPr>
            </w:pPr>
            <w:r w:rsidRPr="003B6093">
              <w:rPr>
                <w:rFonts w:cs="Arial"/>
                <w:szCs w:val="20"/>
              </w:rPr>
              <w:t xml:space="preserve">Weekly telephone conference </w:t>
            </w:r>
          </w:p>
          <w:p w14:paraId="2FFBF378" w14:textId="77777777" w:rsidR="00595B9F" w:rsidRDefault="00595B9F" w:rsidP="00595B9F">
            <w:pPr>
              <w:pStyle w:val="ListParagraph"/>
              <w:numPr>
                <w:ilvl w:val="0"/>
                <w:numId w:val="6"/>
              </w:numPr>
              <w:spacing w:before="60" w:after="60"/>
              <w:rPr>
                <w:rFonts w:cs="Arial"/>
                <w:szCs w:val="20"/>
              </w:rPr>
            </w:pPr>
            <w:r>
              <w:rPr>
                <w:rFonts w:cs="Arial"/>
                <w:szCs w:val="20"/>
              </w:rPr>
              <w:t xml:space="preserve">Continued weekly report </w:t>
            </w:r>
          </w:p>
          <w:p w14:paraId="6FB80055" w14:textId="2DE1F7B0" w:rsidR="0087437B" w:rsidRPr="004D6F1D" w:rsidRDefault="00595B9F" w:rsidP="004D6F1D">
            <w:pPr>
              <w:pStyle w:val="ListParagraph"/>
              <w:numPr>
                <w:ilvl w:val="0"/>
                <w:numId w:val="6"/>
              </w:numPr>
              <w:spacing w:before="60" w:after="60"/>
              <w:rPr>
                <w:rFonts w:cs="Arial"/>
                <w:szCs w:val="20"/>
              </w:rPr>
            </w:pPr>
            <w:r>
              <w:rPr>
                <w:rFonts w:cs="Arial"/>
                <w:szCs w:val="20"/>
              </w:rPr>
              <w:t>Skip</w:t>
            </w:r>
            <w:r w:rsidR="00944AB4">
              <w:rPr>
                <w:rFonts w:cs="Arial"/>
                <w:szCs w:val="20"/>
              </w:rPr>
              <w:t>ped</w:t>
            </w:r>
            <w:r>
              <w:rPr>
                <w:rFonts w:cs="Arial"/>
                <w:szCs w:val="20"/>
              </w:rPr>
              <w:t xml:space="preserve"> weekly meeting during RSNA week. However, a weekly report was submitted for 12/6/2013.</w:t>
            </w:r>
          </w:p>
        </w:tc>
        <w:tc>
          <w:tcPr>
            <w:tcW w:w="2505" w:type="dxa"/>
          </w:tcPr>
          <w:p w14:paraId="00F1B07F" w14:textId="77777777" w:rsidR="00C1011F" w:rsidRPr="003B6093" w:rsidRDefault="00C1011F" w:rsidP="001A51F9">
            <w:pPr>
              <w:spacing w:before="60" w:after="60"/>
              <w:rPr>
                <w:rFonts w:cs="Arial"/>
                <w:szCs w:val="20"/>
              </w:rPr>
            </w:pPr>
            <w:r w:rsidRPr="003B6093">
              <w:rPr>
                <w:rFonts w:cs="Arial"/>
                <w:szCs w:val="20"/>
              </w:rPr>
              <w:t>Ed Helton, Jo</w:t>
            </w:r>
            <w:r w:rsidR="00DE3964">
              <w:rPr>
                <w:rFonts w:cs="Arial"/>
                <w:szCs w:val="20"/>
              </w:rPr>
              <w:t xml:space="preserve">nathan Lin, Ulli Wagner, </w:t>
            </w:r>
            <w:r w:rsidRPr="003B6093">
              <w:rPr>
                <w:rFonts w:cs="Arial"/>
                <w:szCs w:val="20"/>
              </w:rPr>
              <w:t>Tin,</w:t>
            </w:r>
            <w:r w:rsidR="008C6D21">
              <w:rPr>
                <w:rFonts w:cs="Arial"/>
                <w:szCs w:val="20"/>
              </w:rPr>
              <w:t xml:space="preserve"> Vlad, Skip,</w:t>
            </w:r>
            <w:r w:rsidRPr="003B6093">
              <w:rPr>
                <w:rFonts w:cs="Arial"/>
                <w:szCs w:val="20"/>
              </w:rPr>
              <w:t xml:space="preserve"> Pat</w:t>
            </w:r>
          </w:p>
        </w:tc>
      </w:tr>
      <w:tr w:rsidR="004F51B3" w:rsidRPr="003B6093" w14:paraId="205CA748" w14:textId="77777777" w:rsidTr="005D5452">
        <w:trPr>
          <w:cantSplit/>
        </w:trPr>
        <w:tc>
          <w:tcPr>
            <w:tcW w:w="1332" w:type="dxa"/>
          </w:tcPr>
          <w:p w14:paraId="29B2E59B" w14:textId="77777777" w:rsidR="004F51B3" w:rsidRPr="003B6093" w:rsidRDefault="000C5968" w:rsidP="00F766E3">
            <w:pPr>
              <w:spacing w:before="60" w:after="60"/>
              <w:rPr>
                <w:rFonts w:cs="Arial"/>
                <w:szCs w:val="20"/>
              </w:rPr>
            </w:pPr>
            <w:r>
              <w:rPr>
                <w:rFonts w:cs="Arial"/>
                <w:szCs w:val="20"/>
              </w:rPr>
              <w:t>December</w:t>
            </w:r>
            <w:r w:rsidRPr="003B6093">
              <w:rPr>
                <w:rFonts w:cs="Arial"/>
                <w:szCs w:val="20"/>
              </w:rPr>
              <w:t xml:space="preserve"> </w:t>
            </w:r>
            <w:r w:rsidR="004F51B3" w:rsidRPr="003B6093">
              <w:rPr>
                <w:rFonts w:cs="Arial"/>
                <w:szCs w:val="20"/>
              </w:rPr>
              <w:t>2013</w:t>
            </w:r>
          </w:p>
        </w:tc>
        <w:tc>
          <w:tcPr>
            <w:tcW w:w="5739" w:type="dxa"/>
          </w:tcPr>
          <w:p w14:paraId="4F1F284D" w14:textId="1C17409F" w:rsidR="004F51B3" w:rsidRDefault="004F51B3" w:rsidP="003153B5">
            <w:pPr>
              <w:spacing w:before="60" w:after="60"/>
              <w:rPr>
                <w:rFonts w:cs="Arial"/>
                <w:szCs w:val="20"/>
              </w:rPr>
            </w:pPr>
            <w:r>
              <w:rPr>
                <w:rFonts w:cs="Arial"/>
                <w:szCs w:val="20"/>
              </w:rPr>
              <w:t xml:space="preserve">Worked with </w:t>
            </w:r>
            <w:proofErr w:type="spellStart"/>
            <w:r w:rsidR="00944AB4">
              <w:rPr>
                <w:rFonts w:cs="Arial"/>
                <w:szCs w:val="20"/>
              </w:rPr>
              <w:t>Leidos</w:t>
            </w:r>
            <w:proofErr w:type="spellEnd"/>
            <w:r>
              <w:rPr>
                <w:rFonts w:cs="Arial"/>
                <w:szCs w:val="20"/>
              </w:rPr>
              <w:t xml:space="preserve"> project managers </w:t>
            </w:r>
          </w:p>
          <w:p w14:paraId="7959E644" w14:textId="77777777" w:rsidR="00364A81" w:rsidRPr="00E46FCA" w:rsidRDefault="001B7972" w:rsidP="002F6E24">
            <w:pPr>
              <w:pStyle w:val="ListParagraph"/>
              <w:numPr>
                <w:ilvl w:val="1"/>
                <w:numId w:val="9"/>
              </w:numPr>
              <w:ind w:left="378"/>
            </w:pPr>
            <w:r>
              <w:t>Received an</w:t>
            </w:r>
            <w:r w:rsidR="00DE2761">
              <w:t xml:space="preserve"> approval </w:t>
            </w:r>
            <w:r>
              <w:t>for</w:t>
            </w:r>
            <w:r w:rsidR="00A676D3">
              <w:t xml:space="preserve"> AIM governance document </w:t>
            </w:r>
            <w:r>
              <w:t>to be published on AIM wiki</w:t>
            </w:r>
            <w:r w:rsidR="00071A42">
              <w:t xml:space="preserve"> </w:t>
            </w:r>
          </w:p>
        </w:tc>
        <w:tc>
          <w:tcPr>
            <w:tcW w:w="2505" w:type="dxa"/>
          </w:tcPr>
          <w:p w14:paraId="08E3A5CF" w14:textId="77777777" w:rsidR="004F51B3" w:rsidRPr="003B6093" w:rsidRDefault="004F51B3" w:rsidP="00A2219F">
            <w:pPr>
              <w:spacing w:before="60" w:after="60"/>
              <w:rPr>
                <w:rFonts w:cs="Arial"/>
                <w:szCs w:val="20"/>
              </w:rPr>
            </w:pPr>
            <w:r>
              <w:rPr>
                <w:rFonts w:cs="Arial"/>
                <w:szCs w:val="20"/>
              </w:rPr>
              <w:t>Ulli, Alex Konev,</w:t>
            </w:r>
            <w:r w:rsidRPr="003B6093">
              <w:rPr>
                <w:rFonts w:cs="Arial"/>
                <w:szCs w:val="20"/>
              </w:rPr>
              <w:t xml:space="preserve"> </w:t>
            </w:r>
            <w:r w:rsidR="00A2219F">
              <w:rPr>
                <w:rFonts w:cs="Arial"/>
                <w:szCs w:val="20"/>
              </w:rPr>
              <w:t xml:space="preserve">Ed Helton, </w:t>
            </w:r>
            <w:r>
              <w:rPr>
                <w:rFonts w:cs="Arial"/>
                <w:szCs w:val="20"/>
              </w:rPr>
              <w:t>Vlad, Skip</w:t>
            </w:r>
            <w:r w:rsidR="002A284F">
              <w:rPr>
                <w:rFonts w:cs="Arial"/>
                <w:szCs w:val="20"/>
              </w:rPr>
              <w:t xml:space="preserve">, </w:t>
            </w:r>
            <w:r w:rsidR="00835EBC">
              <w:rPr>
                <w:rFonts w:cs="Arial"/>
                <w:szCs w:val="20"/>
              </w:rPr>
              <w:t>Preston Wood</w:t>
            </w:r>
            <w:r w:rsidR="005B2A71">
              <w:rPr>
                <w:rFonts w:cs="Arial"/>
                <w:szCs w:val="20"/>
              </w:rPr>
              <w:t>,</w:t>
            </w:r>
            <w:r>
              <w:rPr>
                <w:rFonts w:cs="Arial"/>
                <w:szCs w:val="20"/>
              </w:rPr>
              <w:t xml:space="preserve"> and </w:t>
            </w:r>
            <w:r w:rsidRPr="003B6093">
              <w:rPr>
                <w:rFonts w:cs="Arial"/>
                <w:szCs w:val="20"/>
              </w:rPr>
              <w:t>Pat</w:t>
            </w:r>
          </w:p>
        </w:tc>
      </w:tr>
      <w:tr w:rsidR="009149F4" w:rsidRPr="003B6093" w14:paraId="4370DE0F" w14:textId="77777777" w:rsidTr="00A0264B">
        <w:trPr>
          <w:cantSplit/>
        </w:trPr>
        <w:tc>
          <w:tcPr>
            <w:tcW w:w="1332" w:type="dxa"/>
          </w:tcPr>
          <w:p w14:paraId="1D8A27A9" w14:textId="77777777" w:rsidR="009149F4" w:rsidRPr="003B6093" w:rsidRDefault="002F6E24" w:rsidP="00A0264B">
            <w:pPr>
              <w:spacing w:before="60" w:after="60"/>
              <w:rPr>
                <w:rFonts w:cs="Arial"/>
                <w:szCs w:val="20"/>
              </w:rPr>
            </w:pPr>
            <w:r>
              <w:rPr>
                <w:rFonts w:cs="Arial"/>
                <w:szCs w:val="20"/>
              </w:rPr>
              <w:t>December</w:t>
            </w:r>
            <w:r w:rsidR="00C02185" w:rsidRPr="003B6093">
              <w:rPr>
                <w:rFonts w:cs="Arial"/>
                <w:szCs w:val="20"/>
              </w:rPr>
              <w:t xml:space="preserve"> </w:t>
            </w:r>
            <w:r w:rsidR="009149F4" w:rsidRPr="003B6093">
              <w:rPr>
                <w:rFonts w:cs="Arial"/>
                <w:szCs w:val="20"/>
              </w:rPr>
              <w:t>2013</w:t>
            </w:r>
          </w:p>
        </w:tc>
        <w:tc>
          <w:tcPr>
            <w:tcW w:w="5739" w:type="dxa"/>
          </w:tcPr>
          <w:p w14:paraId="58204234" w14:textId="4316D15A" w:rsidR="009149F4" w:rsidRPr="003B6093" w:rsidRDefault="009149F4" w:rsidP="00A0264B">
            <w:pPr>
              <w:spacing w:before="60" w:after="60"/>
              <w:rPr>
                <w:rFonts w:cs="Arial"/>
                <w:szCs w:val="20"/>
              </w:rPr>
            </w:pPr>
            <w:r>
              <w:rPr>
                <w:rFonts w:cs="Arial"/>
                <w:szCs w:val="20"/>
              </w:rPr>
              <w:t>Work</w:t>
            </w:r>
            <w:r w:rsidR="005A435A">
              <w:rPr>
                <w:rFonts w:cs="Arial"/>
                <w:szCs w:val="20"/>
              </w:rPr>
              <w:t>ed</w:t>
            </w:r>
            <w:r>
              <w:rPr>
                <w:rFonts w:cs="Arial"/>
                <w:szCs w:val="20"/>
              </w:rPr>
              <w:t xml:space="preserve"> with</w:t>
            </w:r>
            <w:r w:rsidRPr="003B6093">
              <w:rPr>
                <w:rFonts w:cs="Arial"/>
                <w:szCs w:val="20"/>
              </w:rPr>
              <w:t xml:space="preserve"> </w:t>
            </w:r>
            <w:r>
              <w:rPr>
                <w:rFonts w:cs="Arial"/>
                <w:szCs w:val="20"/>
              </w:rPr>
              <w:t xml:space="preserve">QA team at </w:t>
            </w:r>
            <w:proofErr w:type="spellStart"/>
            <w:r w:rsidR="00944AB4">
              <w:rPr>
                <w:rFonts w:cs="Arial"/>
                <w:szCs w:val="20"/>
              </w:rPr>
              <w:t>Leidos</w:t>
            </w:r>
            <w:proofErr w:type="spellEnd"/>
            <w:r w:rsidR="005A435A">
              <w:rPr>
                <w:rFonts w:cs="Arial"/>
                <w:szCs w:val="20"/>
              </w:rPr>
              <w:t xml:space="preserve"> on the following.</w:t>
            </w:r>
          </w:p>
          <w:p w14:paraId="6898AD7D" w14:textId="4D3BCF89" w:rsidR="00CD7073" w:rsidRDefault="00B11627" w:rsidP="00C4436E">
            <w:pPr>
              <w:pStyle w:val="ListParagraph"/>
              <w:numPr>
                <w:ilvl w:val="0"/>
                <w:numId w:val="6"/>
              </w:numPr>
              <w:spacing w:before="60" w:after="60"/>
              <w:rPr>
                <w:rFonts w:cs="Arial"/>
                <w:szCs w:val="20"/>
              </w:rPr>
            </w:pPr>
            <w:r>
              <w:rPr>
                <w:rFonts w:cs="Arial"/>
                <w:szCs w:val="20"/>
              </w:rPr>
              <w:t xml:space="preserve">Exchanged e-mail about an ATS test installation at NCI on </w:t>
            </w:r>
            <w:r w:rsidR="00944AB4">
              <w:rPr>
                <w:rFonts w:cs="Arial"/>
                <w:szCs w:val="20"/>
              </w:rPr>
              <w:t xml:space="preserve">the following </w:t>
            </w:r>
            <w:r>
              <w:rPr>
                <w:rFonts w:cs="Arial"/>
                <w:szCs w:val="20"/>
              </w:rPr>
              <w:t>performance</w:t>
            </w:r>
            <w:r w:rsidR="00CD7073">
              <w:rPr>
                <w:rFonts w:cs="Arial"/>
                <w:szCs w:val="20"/>
              </w:rPr>
              <w:t xml:space="preserve"> issues</w:t>
            </w:r>
            <w:r w:rsidR="00944AB4">
              <w:rPr>
                <w:rFonts w:cs="Arial"/>
                <w:szCs w:val="20"/>
              </w:rPr>
              <w:t>:</w:t>
            </w:r>
          </w:p>
          <w:p w14:paraId="44448421" w14:textId="5D6A4F5F" w:rsidR="00B11627" w:rsidRDefault="00944AB4" w:rsidP="00CD7073">
            <w:pPr>
              <w:pStyle w:val="ListParagraph"/>
              <w:numPr>
                <w:ilvl w:val="1"/>
                <w:numId w:val="6"/>
              </w:numPr>
              <w:spacing w:before="60" w:after="60"/>
              <w:rPr>
                <w:rFonts w:cs="Arial"/>
                <w:szCs w:val="20"/>
              </w:rPr>
            </w:pPr>
            <w:r>
              <w:rPr>
                <w:rFonts w:cs="Arial"/>
                <w:szCs w:val="20"/>
              </w:rPr>
              <w:t>P</w:t>
            </w:r>
            <w:r w:rsidR="00B11627">
              <w:rPr>
                <w:rFonts w:cs="Arial"/>
                <w:szCs w:val="20"/>
              </w:rPr>
              <w:t>otential memory leak</w:t>
            </w:r>
          </w:p>
          <w:p w14:paraId="138DB929" w14:textId="77777777" w:rsidR="00B11627" w:rsidRPr="00923D66" w:rsidRDefault="00B11627" w:rsidP="00B11627">
            <w:pPr>
              <w:pStyle w:val="ListParagraph"/>
              <w:numPr>
                <w:ilvl w:val="1"/>
                <w:numId w:val="6"/>
              </w:numPr>
              <w:spacing w:before="60" w:after="60"/>
              <w:rPr>
                <w:rFonts w:cs="Arial"/>
                <w:szCs w:val="20"/>
              </w:rPr>
            </w:pPr>
            <w:r>
              <w:rPr>
                <w:rFonts w:cs="Arial"/>
                <w:szCs w:val="20"/>
              </w:rPr>
              <w:t>Certificate issues</w:t>
            </w:r>
          </w:p>
        </w:tc>
        <w:tc>
          <w:tcPr>
            <w:tcW w:w="2505" w:type="dxa"/>
          </w:tcPr>
          <w:p w14:paraId="3F052533" w14:textId="77777777" w:rsidR="009149F4" w:rsidRPr="003B6093" w:rsidRDefault="009149F4" w:rsidP="007A65B2">
            <w:pPr>
              <w:spacing w:before="60" w:after="60"/>
              <w:rPr>
                <w:rFonts w:cs="Arial"/>
                <w:szCs w:val="20"/>
              </w:rPr>
            </w:pPr>
            <w:r>
              <w:rPr>
                <w:rFonts w:cs="Arial"/>
                <w:szCs w:val="20"/>
              </w:rPr>
              <w:t>Tin, Vlad, Skip</w:t>
            </w:r>
            <w:r w:rsidR="005B2A71">
              <w:rPr>
                <w:rFonts w:cs="Arial"/>
                <w:szCs w:val="20"/>
              </w:rPr>
              <w:t>,</w:t>
            </w:r>
            <w:r>
              <w:rPr>
                <w:rFonts w:cs="Arial"/>
                <w:szCs w:val="20"/>
              </w:rPr>
              <w:t xml:space="preserve"> and Pat</w:t>
            </w:r>
          </w:p>
        </w:tc>
      </w:tr>
      <w:tr w:rsidR="00436A98" w:rsidRPr="003B6093" w14:paraId="4A125D7C" w14:textId="77777777" w:rsidTr="005D5452">
        <w:trPr>
          <w:cantSplit/>
        </w:trPr>
        <w:tc>
          <w:tcPr>
            <w:tcW w:w="1332" w:type="dxa"/>
          </w:tcPr>
          <w:p w14:paraId="5C03B8B1" w14:textId="77777777" w:rsidR="00436A98" w:rsidRPr="003B6093" w:rsidRDefault="002F6E24" w:rsidP="008D6452">
            <w:pPr>
              <w:spacing w:before="60" w:after="60"/>
              <w:rPr>
                <w:rFonts w:cs="Arial"/>
                <w:szCs w:val="20"/>
              </w:rPr>
            </w:pPr>
            <w:r>
              <w:rPr>
                <w:rFonts w:cs="Arial"/>
                <w:szCs w:val="20"/>
              </w:rPr>
              <w:t>December</w:t>
            </w:r>
            <w:r w:rsidR="009E5C8F">
              <w:rPr>
                <w:rFonts w:cs="Arial"/>
                <w:szCs w:val="20"/>
              </w:rPr>
              <w:t xml:space="preserve"> </w:t>
            </w:r>
            <w:r w:rsidR="00436A98" w:rsidRPr="003B6093">
              <w:rPr>
                <w:rFonts w:cs="Arial"/>
                <w:szCs w:val="20"/>
              </w:rPr>
              <w:t>2013</w:t>
            </w:r>
          </w:p>
        </w:tc>
        <w:tc>
          <w:tcPr>
            <w:tcW w:w="5739" w:type="dxa"/>
          </w:tcPr>
          <w:p w14:paraId="15D156F0" w14:textId="77777777" w:rsidR="00436A98" w:rsidRPr="003B6093" w:rsidRDefault="00436A98" w:rsidP="000F2F12">
            <w:pPr>
              <w:spacing w:before="60" w:after="60"/>
              <w:rPr>
                <w:rFonts w:cs="Arial"/>
                <w:szCs w:val="20"/>
              </w:rPr>
            </w:pPr>
            <w:r w:rsidRPr="003B6093">
              <w:rPr>
                <w:rFonts w:cs="Arial"/>
                <w:szCs w:val="20"/>
              </w:rPr>
              <w:t>Worked with Carolyn Klinger on</w:t>
            </w:r>
            <w:r w:rsidR="005A435A">
              <w:rPr>
                <w:rFonts w:cs="Arial"/>
                <w:szCs w:val="20"/>
              </w:rPr>
              <w:t xml:space="preserve"> the following.</w:t>
            </w:r>
          </w:p>
          <w:p w14:paraId="1B00F99A" w14:textId="77777777" w:rsidR="0008318C" w:rsidRDefault="0008318C" w:rsidP="00B85F83">
            <w:pPr>
              <w:pStyle w:val="ListParagraph"/>
              <w:numPr>
                <w:ilvl w:val="0"/>
                <w:numId w:val="3"/>
              </w:numPr>
              <w:spacing w:before="60" w:after="60"/>
              <w:ind w:left="432"/>
              <w:rPr>
                <w:rFonts w:cs="Arial"/>
                <w:szCs w:val="20"/>
              </w:rPr>
            </w:pPr>
            <w:r>
              <w:rPr>
                <w:rFonts w:cs="Arial"/>
                <w:szCs w:val="20"/>
              </w:rPr>
              <w:t>Continued to update AIM wiki</w:t>
            </w:r>
            <w:r w:rsidR="00152851">
              <w:rPr>
                <w:rFonts w:cs="Arial"/>
                <w:szCs w:val="20"/>
              </w:rPr>
              <w:t>.</w:t>
            </w:r>
          </w:p>
          <w:p w14:paraId="0F743635" w14:textId="77777777" w:rsidR="001E64DC" w:rsidRDefault="001E64DC" w:rsidP="00B85F83">
            <w:pPr>
              <w:pStyle w:val="ListParagraph"/>
              <w:numPr>
                <w:ilvl w:val="0"/>
                <w:numId w:val="3"/>
              </w:numPr>
              <w:spacing w:before="60" w:after="60"/>
              <w:ind w:left="432"/>
              <w:rPr>
                <w:rFonts w:cs="Arial"/>
                <w:szCs w:val="20"/>
              </w:rPr>
            </w:pPr>
            <w:r>
              <w:rPr>
                <w:rFonts w:cs="Arial"/>
                <w:szCs w:val="20"/>
              </w:rPr>
              <w:t>Weekly reports</w:t>
            </w:r>
            <w:r w:rsidR="003C445C">
              <w:rPr>
                <w:rFonts w:cs="Arial"/>
                <w:szCs w:val="20"/>
              </w:rPr>
              <w:t xml:space="preserve"> on wiki</w:t>
            </w:r>
          </w:p>
          <w:p w14:paraId="785037A3" w14:textId="3CF1FF74" w:rsidR="002F6E24" w:rsidRPr="002F6E24" w:rsidRDefault="0062054E" w:rsidP="002F6E24">
            <w:pPr>
              <w:pStyle w:val="ListParagraph"/>
              <w:numPr>
                <w:ilvl w:val="1"/>
                <w:numId w:val="3"/>
              </w:numPr>
              <w:spacing w:before="60" w:after="60"/>
              <w:ind w:left="738"/>
              <w:rPr>
                <w:rFonts w:cs="Arial"/>
                <w:szCs w:val="20"/>
              </w:rPr>
            </w:pPr>
            <w:hyperlink r:id="rId19" w:tooltip="AIM Weekly Reports" w:history="1">
              <w:r w:rsidR="002F6E24" w:rsidRPr="0043570D">
                <w:rPr>
                  <w:rStyle w:val="Hyperlink"/>
                </w:rPr>
                <w:t>https://wiki.nci.nih.gov/x/AYX8CQ</w:t>
              </w:r>
            </w:hyperlink>
            <w:r w:rsidR="002F6E24">
              <w:t xml:space="preserve"> </w:t>
            </w:r>
          </w:p>
          <w:p w14:paraId="387364BF" w14:textId="77777777" w:rsidR="001E64DC" w:rsidRDefault="003C445C" w:rsidP="00B85F83">
            <w:pPr>
              <w:pStyle w:val="ListParagraph"/>
              <w:numPr>
                <w:ilvl w:val="0"/>
                <w:numId w:val="3"/>
              </w:numPr>
              <w:spacing w:before="60" w:after="60"/>
              <w:ind w:left="432"/>
              <w:rPr>
                <w:rFonts w:cs="Arial"/>
                <w:szCs w:val="20"/>
              </w:rPr>
            </w:pPr>
            <w:r>
              <w:rPr>
                <w:rFonts w:cs="Arial"/>
                <w:szCs w:val="20"/>
              </w:rPr>
              <w:t>Monthly report on wiki</w:t>
            </w:r>
          </w:p>
          <w:p w14:paraId="3DECC908" w14:textId="1B21035D" w:rsidR="003C445C" w:rsidRDefault="0062054E" w:rsidP="00B85F83">
            <w:pPr>
              <w:pStyle w:val="ListParagraph"/>
              <w:numPr>
                <w:ilvl w:val="1"/>
                <w:numId w:val="3"/>
              </w:numPr>
              <w:spacing w:before="60" w:after="60"/>
              <w:ind w:left="738"/>
              <w:rPr>
                <w:rFonts w:cs="Arial"/>
                <w:szCs w:val="20"/>
              </w:rPr>
            </w:pPr>
            <w:hyperlink r:id="rId20" w:tooltip="AIM Monthly Reports" w:history="1">
              <w:r w:rsidR="003C445C" w:rsidRPr="00641349">
                <w:rPr>
                  <w:rStyle w:val="Hyperlink"/>
                  <w:rFonts w:cs="Arial"/>
                  <w:szCs w:val="20"/>
                </w:rPr>
                <w:t>https://wiki.nci.nih.gov/x/goB8C</w:t>
              </w:r>
            </w:hyperlink>
            <w:r w:rsidR="003C445C">
              <w:rPr>
                <w:rFonts w:cs="Arial"/>
                <w:szCs w:val="20"/>
              </w:rPr>
              <w:t xml:space="preserve"> </w:t>
            </w:r>
          </w:p>
          <w:p w14:paraId="3FE902FC" w14:textId="77777777" w:rsidR="00030E49" w:rsidRPr="00030E49" w:rsidRDefault="00030E49" w:rsidP="00411622">
            <w:pPr>
              <w:pStyle w:val="ListParagraph"/>
              <w:numPr>
                <w:ilvl w:val="0"/>
                <w:numId w:val="3"/>
              </w:numPr>
              <w:ind w:left="378" w:hanging="341"/>
              <w:rPr>
                <w:rFonts w:cs="Arial"/>
                <w:szCs w:val="20"/>
              </w:rPr>
            </w:pPr>
            <w:r w:rsidRPr="00030E49">
              <w:rPr>
                <w:rFonts w:cs="Arial"/>
                <w:szCs w:val="20"/>
              </w:rPr>
              <w:t xml:space="preserve">Fixed broken link for </w:t>
            </w:r>
            <w:proofErr w:type="spellStart"/>
            <w:r w:rsidRPr="00030E49">
              <w:rPr>
                <w:rFonts w:cs="Arial"/>
                <w:szCs w:val="20"/>
              </w:rPr>
              <w:t>caGrid</w:t>
            </w:r>
            <w:proofErr w:type="spellEnd"/>
            <w:r w:rsidRPr="00030E49">
              <w:rPr>
                <w:rFonts w:cs="Arial"/>
                <w:szCs w:val="20"/>
              </w:rPr>
              <w:t xml:space="preserve"> user account request</w:t>
            </w:r>
          </w:p>
          <w:p w14:paraId="69245789" w14:textId="77777777" w:rsidR="00030E49" w:rsidRPr="00030E49" w:rsidRDefault="00030E49" w:rsidP="00411622">
            <w:pPr>
              <w:pStyle w:val="ListParagraph"/>
              <w:numPr>
                <w:ilvl w:val="0"/>
                <w:numId w:val="3"/>
              </w:numPr>
              <w:ind w:left="378" w:hanging="341"/>
              <w:rPr>
                <w:rFonts w:cs="Arial"/>
                <w:szCs w:val="20"/>
              </w:rPr>
            </w:pPr>
            <w:r w:rsidRPr="00030E49">
              <w:rPr>
                <w:rFonts w:cs="Arial"/>
                <w:szCs w:val="20"/>
              </w:rPr>
              <w:t>Reviewed AIM 4.1 user’s guide and corrected user’s guide content</w:t>
            </w:r>
          </w:p>
          <w:p w14:paraId="323F0261" w14:textId="77777777" w:rsidR="00030E49" w:rsidRPr="00030E49" w:rsidRDefault="00030E49" w:rsidP="00411622">
            <w:pPr>
              <w:pStyle w:val="ListParagraph"/>
              <w:numPr>
                <w:ilvl w:val="0"/>
                <w:numId w:val="3"/>
              </w:numPr>
              <w:ind w:left="378" w:hanging="341"/>
              <w:rPr>
                <w:rFonts w:cs="Arial"/>
                <w:szCs w:val="20"/>
              </w:rPr>
            </w:pPr>
            <w:r w:rsidRPr="00030E49">
              <w:rPr>
                <w:rFonts w:cs="Arial"/>
                <w:szCs w:val="20"/>
              </w:rPr>
              <w:t xml:space="preserve">Sent update request </w:t>
            </w:r>
          </w:p>
          <w:p w14:paraId="364B1463" w14:textId="77777777" w:rsidR="0011538B" w:rsidRDefault="00030E49" w:rsidP="00411622">
            <w:pPr>
              <w:pStyle w:val="ListParagraph"/>
              <w:numPr>
                <w:ilvl w:val="0"/>
                <w:numId w:val="3"/>
              </w:numPr>
              <w:ind w:left="378" w:hanging="341"/>
              <w:rPr>
                <w:rFonts w:cs="Arial"/>
                <w:szCs w:val="20"/>
              </w:rPr>
            </w:pPr>
            <w:r w:rsidRPr="00030E49">
              <w:rPr>
                <w:rFonts w:cs="Arial"/>
                <w:szCs w:val="20"/>
              </w:rPr>
              <w:t xml:space="preserve">Working on 4.5 DICOM segmentation user’s manual </w:t>
            </w:r>
          </w:p>
          <w:p w14:paraId="7959E8F0" w14:textId="77777777" w:rsidR="00411622" w:rsidRPr="00411622" w:rsidRDefault="00411622" w:rsidP="00411622">
            <w:pPr>
              <w:pStyle w:val="ListParagraph"/>
              <w:numPr>
                <w:ilvl w:val="0"/>
                <w:numId w:val="3"/>
              </w:numPr>
              <w:ind w:left="402"/>
              <w:rPr>
                <w:rFonts w:cs="Arial"/>
                <w:szCs w:val="20"/>
              </w:rPr>
            </w:pPr>
            <w:r w:rsidRPr="00411622">
              <w:rPr>
                <w:rFonts w:cs="Arial"/>
                <w:szCs w:val="20"/>
              </w:rPr>
              <w:t>Working with Carolyn on AIM DOS document on MS Word and AIM Wiki</w:t>
            </w:r>
          </w:p>
          <w:p w14:paraId="094A2A44" w14:textId="77777777" w:rsidR="00411622" w:rsidRPr="00411622" w:rsidRDefault="00411622" w:rsidP="00411622">
            <w:pPr>
              <w:pStyle w:val="ListParagraph"/>
              <w:numPr>
                <w:ilvl w:val="0"/>
                <w:numId w:val="3"/>
              </w:numPr>
              <w:ind w:left="402"/>
              <w:rPr>
                <w:rFonts w:cs="Arial"/>
                <w:szCs w:val="20"/>
              </w:rPr>
            </w:pPr>
            <w:r w:rsidRPr="00411622">
              <w:rPr>
                <w:rFonts w:cs="Arial"/>
                <w:szCs w:val="20"/>
              </w:rPr>
              <w:t xml:space="preserve">Working on modifying access request, https://wiki.nci.nih.gov/display/AIM/Registering+for+a+caGrid+Account </w:t>
            </w:r>
          </w:p>
          <w:p w14:paraId="37FB6118" w14:textId="1A932E25" w:rsidR="0011538B" w:rsidRPr="00651AFE" w:rsidRDefault="00411622" w:rsidP="00651AFE">
            <w:pPr>
              <w:pStyle w:val="ListParagraph"/>
              <w:numPr>
                <w:ilvl w:val="0"/>
                <w:numId w:val="3"/>
              </w:numPr>
              <w:ind w:left="402"/>
              <w:rPr>
                <w:rFonts w:cs="Arial"/>
                <w:szCs w:val="20"/>
              </w:rPr>
            </w:pPr>
            <w:r w:rsidRPr="00411622">
              <w:rPr>
                <w:rFonts w:cs="Arial"/>
                <w:szCs w:val="20"/>
              </w:rPr>
              <w:t xml:space="preserve">Working on 4.5 DICOM segmentation user’s manual,  </w:t>
            </w:r>
            <w:hyperlink r:id="rId21" w:tooltip="AIM on ClearCanvas Workstation 4.5 user's guide" w:history="1">
              <w:r w:rsidR="00651AFE" w:rsidRPr="00F9627C">
                <w:rPr>
                  <w:rStyle w:val="Hyperlink"/>
                  <w:rFonts w:cs="Arial"/>
                  <w:szCs w:val="20"/>
                </w:rPr>
                <w:t>https://wiki.nci.nih.gov/x/YwI8Cg</w:t>
              </w:r>
            </w:hyperlink>
            <w:r w:rsidR="00651AFE">
              <w:rPr>
                <w:rFonts w:cs="Arial"/>
                <w:szCs w:val="20"/>
              </w:rPr>
              <w:t xml:space="preserve"> </w:t>
            </w:r>
            <w:r w:rsidRPr="00411622">
              <w:rPr>
                <w:rFonts w:cs="Arial"/>
                <w:szCs w:val="20"/>
              </w:rPr>
              <w:t xml:space="preserve"> </w:t>
            </w:r>
          </w:p>
        </w:tc>
        <w:tc>
          <w:tcPr>
            <w:tcW w:w="2505" w:type="dxa"/>
          </w:tcPr>
          <w:p w14:paraId="41C8A944" w14:textId="77777777" w:rsidR="00436A98" w:rsidRPr="003B6093" w:rsidRDefault="009030B7" w:rsidP="00EF1736">
            <w:pPr>
              <w:spacing w:before="60" w:after="60"/>
              <w:rPr>
                <w:rFonts w:cs="Arial"/>
                <w:szCs w:val="20"/>
              </w:rPr>
            </w:pPr>
            <w:r>
              <w:rPr>
                <w:rFonts w:cs="Arial"/>
                <w:szCs w:val="20"/>
              </w:rPr>
              <w:t>Carolyn Klinger</w:t>
            </w:r>
            <w:r w:rsidR="00E44D29">
              <w:rPr>
                <w:rFonts w:cs="Arial"/>
                <w:szCs w:val="20"/>
              </w:rPr>
              <w:t>, Ulli Wagner</w:t>
            </w:r>
            <w:r w:rsidR="005A435A">
              <w:rPr>
                <w:rFonts w:cs="Arial"/>
                <w:szCs w:val="20"/>
              </w:rPr>
              <w:t>,</w:t>
            </w:r>
            <w:r>
              <w:rPr>
                <w:rFonts w:cs="Arial"/>
                <w:szCs w:val="20"/>
              </w:rPr>
              <w:t xml:space="preserve"> and </w:t>
            </w:r>
            <w:r w:rsidR="00436A98" w:rsidRPr="003B6093">
              <w:rPr>
                <w:rFonts w:cs="Arial"/>
                <w:szCs w:val="20"/>
              </w:rPr>
              <w:t xml:space="preserve">Pat </w:t>
            </w:r>
          </w:p>
        </w:tc>
      </w:tr>
      <w:tr w:rsidR="00654B33" w:rsidRPr="003B6093" w14:paraId="3E9EDD91" w14:textId="77777777" w:rsidTr="005D5452">
        <w:trPr>
          <w:cantSplit/>
        </w:trPr>
        <w:tc>
          <w:tcPr>
            <w:tcW w:w="1332" w:type="dxa"/>
          </w:tcPr>
          <w:p w14:paraId="3D993856" w14:textId="77777777" w:rsidR="00654B33" w:rsidRPr="003B6093" w:rsidRDefault="002F6E24" w:rsidP="00942AF6">
            <w:pPr>
              <w:spacing w:before="60" w:after="60"/>
              <w:rPr>
                <w:rFonts w:cs="Arial"/>
                <w:szCs w:val="20"/>
              </w:rPr>
            </w:pPr>
            <w:r>
              <w:rPr>
                <w:rFonts w:cs="Arial"/>
                <w:szCs w:val="20"/>
              </w:rPr>
              <w:t>December</w:t>
            </w:r>
            <w:r w:rsidRPr="003B6093">
              <w:rPr>
                <w:rFonts w:cs="Arial"/>
                <w:szCs w:val="20"/>
              </w:rPr>
              <w:t xml:space="preserve"> </w:t>
            </w:r>
            <w:r w:rsidR="00654B33" w:rsidRPr="003B6093">
              <w:rPr>
                <w:rFonts w:cs="Arial"/>
                <w:szCs w:val="20"/>
              </w:rPr>
              <w:t>2013</w:t>
            </w:r>
          </w:p>
        </w:tc>
        <w:tc>
          <w:tcPr>
            <w:tcW w:w="5739" w:type="dxa"/>
          </w:tcPr>
          <w:p w14:paraId="3A13105D" w14:textId="77777777" w:rsidR="008E28F0" w:rsidRPr="008E28F0" w:rsidRDefault="008E28F0" w:rsidP="008E28F0">
            <w:pPr>
              <w:spacing w:before="60" w:after="60"/>
              <w:ind w:left="72"/>
              <w:rPr>
                <w:rFonts w:cs="Arial"/>
                <w:szCs w:val="20"/>
              </w:rPr>
            </w:pPr>
            <w:r>
              <w:rPr>
                <w:rFonts w:cs="Arial"/>
                <w:szCs w:val="20"/>
              </w:rPr>
              <w:t>DICOM Segmentation</w:t>
            </w:r>
          </w:p>
          <w:p w14:paraId="08678074" w14:textId="77777777" w:rsidR="002F6E24" w:rsidRDefault="002F6E24" w:rsidP="00F7471E">
            <w:pPr>
              <w:pStyle w:val="ListParagraph"/>
              <w:numPr>
                <w:ilvl w:val="0"/>
                <w:numId w:val="12"/>
              </w:numPr>
              <w:spacing w:before="0"/>
              <w:contextualSpacing w:val="0"/>
              <w:rPr>
                <w:rFonts w:cs="Arial"/>
                <w:szCs w:val="20"/>
              </w:rPr>
            </w:pPr>
            <w:r>
              <w:rPr>
                <w:rFonts w:cs="Arial"/>
                <w:szCs w:val="20"/>
              </w:rPr>
              <w:t>A meeting with David Clunie during RSNA 2013</w:t>
            </w:r>
          </w:p>
          <w:p w14:paraId="05B78C41" w14:textId="4D081550" w:rsidR="0041292B" w:rsidRDefault="00401282" w:rsidP="009F7A2C">
            <w:pPr>
              <w:pStyle w:val="ListParagraph"/>
              <w:numPr>
                <w:ilvl w:val="0"/>
                <w:numId w:val="12"/>
              </w:numPr>
              <w:spacing w:before="0"/>
              <w:contextualSpacing w:val="0"/>
              <w:rPr>
                <w:rFonts w:cs="Arial"/>
                <w:szCs w:val="20"/>
              </w:rPr>
            </w:pPr>
            <w:r>
              <w:rPr>
                <w:rFonts w:cs="Arial"/>
                <w:szCs w:val="20"/>
              </w:rPr>
              <w:t>Exchanged e-mails with David about meeting at RSNA</w:t>
            </w:r>
            <w:r w:rsidR="00944AB4">
              <w:rPr>
                <w:rFonts w:cs="Arial"/>
                <w:szCs w:val="20"/>
              </w:rPr>
              <w:t xml:space="preserve"> 20</w:t>
            </w:r>
            <w:r>
              <w:rPr>
                <w:rFonts w:cs="Arial"/>
                <w:szCs w:val="20"/>
              </w:rPr>
              <w:t>13</w:t>
            </w:r>
            <w:r w:rsidR="009F7A2C">
              <w:rPr>
                <w:rFonts w:cs="Arial"/>
                <w:szCs w:val="20"/>
              </w:rPr>
              <w:t xml:space="preserve"> s</w:t>
            </w:r>
            <w:r w:rsidR="006D1A64">
              <w:rPr>
                <w:rFonts w:cs="Arial"/>
                <w:szCs w:val="20"/>
              </w:rPr>
              <w:t>o</w:t>
            </w:r>
            <w:r w:rsidR="00944AB4">
              <w:rPr>
                <w:rFonts w:cs="Arial"/>
                <w:szCs w:val="20"/>
              </w:rPr>
              <w:t xml:space="preserve"> that</w:t>
            </w:r>
            <w:r w:rsidR="002F6E24">
              <w:rPr>
                <w:rFonts w:cs="Arial"/>
                <w:szCs w:val="20"/>
              </w:rPr>
              <w:t xml:space="preserve"> we can test DICOM segmentation</w:t>
            </w:r>
          </w:p>
          <w:p w14:paraId="6D8C503C" w14:textId="77777777" w:rsidR="002F6E24" w:rsidRDefault="002F6E24" w:rsidP="009F7A2C">
            <w:pPr>
              <w:pStyle w:val="ListParagraph"/>
              <w:numPr>
                <w:ilvl w:val="0"/>
                <w:numId w:val="12"/>
              </w:numPr>
              <w:spacing w:before="0"/>
              <w:contextualSpacing w:val="0"/>
              <w:rPr>
                <w:rFonts w:cs="Arial"/>
                <w:szCs w:val="20"/>
              </w:rPr>
            </w:pPr>
            <w:r>
              <w:rPr>
                <w:rFonts w:cs="Arial"/>
                <w:szCs w:val="20"/>
              </w:rPr>
              <w:t>Provided workstation</w:t>
            </w:r>
            <w:r w:rsidR="00C0608D">
              <w:rPr>
                <w:rFonts w:cs="Arial"/>
                <w:szCs w:val="20"/>
              </w:rPr>
              <w:t>s</w:t>
            </w:r>
            <w:r>
              <w:rPr>
                <w:rFonts w:cs="Arial"/>
                <w:szCs w:val="20"/>
              </w:rPr>
              <w:t xml:space="preserve"> for David to test</w:t>
            </w:r>
            <w:r w:rsidR="00C0608D">
              <w:rPr>
                <w:rFonts w:cs="Arial"/>
                <w:szCs w:val="20"/>
              </w:rPr>
              <w:t xml:space="preserve"> the workstation 4.5</w:t>
            </w:r>
          </w:p>
          <w:p w14:paraId="3AEEF799" w14:textId="77777777" w:rsidR="00C0608D" w:rsidRPr="00FE62E0" w:rsidRDefault="00C0608D" w:rsidP="009F7A2C">
            <w:pPr>
              <w:pStyle w:val="ListParagraph"/>
              <w:numPr>
                <w:ilvl w:val="0"/>
                <w:numId w:val="12"/>
              </w:numPr>
              <w:spacing w:before="0"/>
              <w:contextualSpacing w:val="0"/>
              <w:rPr>
                <w:rFonts w:cs="Arial"/>
                <w:szCs w:val="20"/>
              </w:rPr>
            </w:pPr>
            <w:r>
              <w:rPr>
                <w:rFonts w:cs="Arial"/>
                <w:szCs w:val="20"/>
              </w:rPr>
              <w:t>David provided DICOM segmentation examples for testing purposes</w:t>
            </w:r>
          </w:p>
        </w:tc>
        <w:tc>
          <w:tcPr>
            <w:tcW w:w="2505" w:type="dxa"/>
          </w:tcPr>
          <w:p w14:paraId="7C9D6E56" w14:textId="77777777" w:rsidR="00654B33" w:rsidRPr="003B6093" w:rsidRDefault="00654B33" w:rsidP="000F2F12">
            <w:pPr>
              <w:spacing w:before="60" w:after="60"/>
              <w:rPr>
                <w:rFonts w:cs="Arial"/>
                <w:szCs w:val="20"/>
              </w:rPr>
            </w:pPr>
            <w:r>
              <w:rPr>
                <w:rFonts w:cs="Arial"/>
                <w:szCs w:val="20"/>
              </w:rPr>
              <w:t>David Clunie</w:t>
            </w:r>
            <w:r w:rsidR="008E28F0">
              <w:rPr>
                <w:rFonts w:cs="Arial"/>
                <w:szCs w:val="20"/>
              </w:rPr>
              <w:t>, Vlad, Skip</w:t>
            </w:r>
            <w:r w:rsidR="00317828">
              <w:rPr>
                <w:rFonts w:cs="Arial"/>
                <w:szCs w:val="20"/>
              </w:rPr>
              <w:t>, ClearCanvas team</w:t>
            </w:r>
            <w:r w:rsidR="005A435A">
              <w:rPr>
                <w:rFonts w:cs="Arial"/>
                <w:szCs w:val="20"/>
              </w:rPr>
              <w:t>,</w:t>
            </w:r>
            <w:r w:rsidRPr="003B6093">
              <w:rPr>
                <w:rFonts w:cs="Arial"/>
                <w:szCs w:val="20"/>
              </w:rPr>
              <w:t xml:space="preserve"> and Pat</w:t>
            </w:r>
          </w:p>
        </w:tc>
      </w:tr>
      <w:tr w:rsidR="00E16A8F" w:rsidRPr="003B6093" w14:paraId="3360BDCA" w14:textId="77777777" w:rsidTr="005D5452">
        <w:trPr>
          <w:cantSplit/>
        </w:trPr>
        <w:tc>
          <w:tcPr>
            <w:tcW w:w="1332" w:type="dxa"/>
          </w:tcPr>
          <w:p w14:paraId="6FA6D51F" w14:textId="77777777" w:rsidR="00E16A8F" w:rsidRPr="003B6093" w:rsidRDefault="002F6E24" w:rsidP="0005183B">
            <w:pPr>
              <w:spacing w:before="60" w:after="60"/>
              <w:rPr>
                <w:rFonts w:cs="Arial"/>
                <w:szCs w:val="20"/>
              </w:rPr>
            </w:pPr>
            <w:r>
              <w:rPr>
                <w:rFonts w:cs="Arial"/>
                <w:szCs w:val="20"/>
              </w:rPr>
              <w:lastRenderedPageBreak/>
              <w:t>December</w:t>
            </w:r>
            <w:r w:rsidRPr="003B6093">
              <w:rPr>
                <w:rFonts w:cs="Arial"/>
                <w:szCs w:val="20"/>
              </w:rPr>
              <w:t xml:space="preserve"> </w:t>
            </w:r>
            <w:r w:rsidR="00E16A8F" w:rsidRPr="003B6093">
              <w:rPr>
                <w:rFonts w:cs="Arial"/>
                <w:szCs w:val="20"/>
              </w:rPr>
              <w:t>2013</w:t>
            </w:r>
          </w:p>
        </w:tc>
        <w:tc>
          <w:tcPr>
            <w:tcW w:w="5739" w:type="dxa"/>
          </w:tcPr>
          <w:p w14:paraId="6E4AF11B" w14:textId="77777777" w:rsidR="00E16A8F" w:rsidRPr="00821FEE" w:rsidRDefault="00E16A8F" w:rsidP="003153B5">
            <w:pPr>
              <w:spacing w:before="60" w:after="60"/>
              <w:rPr>
                <w:rFonts w:cs="Arial"/>
                <w:szCs w:val="20"/>
              </w:rPr>
            </w:pPr>
            <w:r>
              <w:rPr>
                <w:rFonts w:cs="Arial"/>
                <w:szCs w:val="20"/>
              </w:rPr>
              <w:t>Consultation</w:t>
            </w:r>
            <w:r w:rsidR="00F66B00">
              <w:rPr>
                <w:rFonts w:cs="Arial"/>
                <w:szCs w:val="20"/>
              </w:rPr>
              <w:t xml:space="preserve"> and Collaboration</w:t>
            </w:r>
          </w:p>
          <w:p w14:paraId="4C1099E9" w14:textId="4190620E" w:rsidR="00411AD3" w:rsidRPr="003B6093" w:rsidRDefault="004D634D" w:rsidP="000D1979">
            <w:pPr>
              <w:pStyle w:val="ListParagraph"/>
              <w:numPr>
                <w:ilvl w:val="0"/>
                <w:numId w:val="7"/>
              </w:numPr>
              <w:spacing w:before="60" w:after="60"/>
              <w:ind w:left="432"/>
              <w:rPr>
                <w:rFonts w:cs="Arial"/>
                <w:szCs w:val="20"/>
              </w:rPr>
            </w:pPr>
            <w:r>
              <w:rPr>
                <w:rFonts w:cs="Arial"/>
                <w:szCs w:val="20"/>
              </w:rPr>
              <w:t>Advised Debra how to use AIM and DICOM reference to capture DICOM segmentation</w:t>
            </w:r>
            <w:r w:rsidR="00944AB4">
              <w:rPr>
                <w:rFonts w:cs="Arial"/>
                <w:szCs w:val="20"/>
              </w:rPr>
              <w:t xml:space="preserve">. Explained how to </w:t>
            </w:r>
            <w:r>
              <w:rPr>
                <w:rFonts w:cs="Arial"/>
                <w:szCs w:val="20"/>
              </w:rPr>
              <w:t>design</w:t>
            </w:r>
            <w:r w:rsidR="002F6E24">
              <w:rPr>
                <w:rFonts w:cs="Arial"/>
                <w:szCs w:val="20"/>
              </w:rPr>
              <w:t xml:space="preserve"> Debra</w:t>
            </w:r>
            <w:r w:rsidR="00944AB4">
              <w:rPr>
                <w:rFonts w:cs="Arial"/>
                <w:szCs w:val="20"/>
              </w:rPr>
              <w:t>’s</w:t>
            </w:r>
            <w:r w:rsidR="002F6E24">
              <w:rPr>
                <w:rFonts w:cs="Arial"/>
                <w:szCs w:val="20"/>
              </w:rPr>
              <w:t xml:space="preserve"> imaging application to support access to AIM instances based on Study Instance UID, Series Instance UID</w:t>
            </w:r>
            <w:r w:rsidR="00944AB4">
              <w:rPr>
                <w:rFonts w:cs="Arial"/>
                <w:szCs w:val="20"/>
              </w:rPr>
              <w:t>,</w:t>
            </w:r>
            <w:r w:rsidR="002F6E24">
              <w:rPr>
                <w:rFonts w:cs="Arial"/>
                <w:szCs w:val="20"/>
              </w:rPr>
              <w:t xml:space="preserve"> and SOP Instance UID</w:t>
            </w:r>
            <w:r>
              <w:rPr>
                <w:rFonts w:cs="Arial"/>
                <w:szCs w:val="20"/>
              </w:rPr>
              <w:t xml:space="preserve"> during RSNA 2013</w:t>
            </w:r>
          </w:p>
        </w:tc>
        <w:tc>
          <w:tcPr>
            <w:tcW w:w="2505" w:type="dxa"/>
          </w:tcPr>
          <w:p w14:paraId="33ED5849" w14:textId="77777777" w:rsidR="00E16A8F" w:rsidRPr="003B6093" w:rsidRDefault="004D634D" w:rsidP="004D634D">
            <w:pPr>
              <w:spacing w:before="60" w:after="60"/>
              <w:rPr>
                <w:rFonts w:cs="Arial"/>
                <w:szCs w:val="20"/>
              </w:rPr>
            </w:pPr>
            <w:r>
              <w:rPr>
                <w:rFonts w:cs="Arial"/>
                <w:szCs w:val="20"/>
              </w:rPr>
              <w:t>Debra</w:t>
            </w:r>
            <w:r w:rsidR="00BB1938">
              <w:rPr>
                <w:rFonts w:cs="Arial"/>
                <w:szCs w:val="20"/>
              </w:rPr>
              <w:t xml:space="preserve"> </w:t>
            </w:r>
            <w:r w:rsidR="003A3A80">
              <w:rPr>
                <w:rFonts w:cs="Arial"/>
                <w:szCs w:val="20"/>
              </w:rPr>
              <w:t xml:space="preserve">(Stanford) </w:t>
            </w:r>
            <w:r w:rsidR="00BB1938">
              <w:rPr>
                <w:rFonts w:cs="Arial"/>
                <w:szCs w:val="20"/>
              </w:rPr>
              <w:t>and Pat</w:t>
            </w:r>
          </w:p>
        </w:tc>
      </w:tr>
      <w:tr w:rsidR="00093D4C" w:rsidRPr="003B6093" w14:paraId="32D582E2" w14:textId="77777777" w:rsidTr="00093D4C">
        <w:trPr>
          <w:cantSplit/>
        </w:trPr>
        <w:tc>
          <w:tcPr>
            <w:tcW w:w="1332" w:type="dxa"/>
          </w:tcPr>
          <w:p w14:paraId="215DBCFC" w14:textId="77777777" w:rsidR="00093D4C" w:rsidRPr="003B6093" w:rsidRDefault="004D634D" w:rsidP="00093D4C">
            <w:pPr>
              <w:spacing w:before="60" w:after="60"/>
              <w:rPr>
                <w:rFonts w:cs="Arial"/>
                <w:szCs w:val="20"/>
              </w:rPr>
            </w:pPr>
            <w:r>
              <w:rPr>
                <w:rFonts w:cs="Arial"/>
                <w:szCs w:val="20"/>
              </w:rPr>
              <w:t>December</w:t>
            </w:r>
            <w:r w:rsidR="00093D4C" w:rsidRPr="003B6093">
              <w:rPr>
                <w:rFonts w:cs="Arial"/>
                <w:szCs w:val="20"/>
              </w:rPr>
              <w:t xml:space="preserve"> 2013</w:t>
            </w:r>
          </w:p>
        </w:tc>
        <w:tc>
          <w:tcPr>
            <w:tcW w:w="5739" w:type="dxa"/>
          </w:tcPr>
          <w:p w14:paraId="2427D7C8" w14:textId="77777777" w:rsidR="00093D4C" w:rsidRPr="00821FEE" w:rsidRDefault="00093D4C" w:rsidP="00093D4C">
            <w:pPr>
              <w:spacing w:before="60" w:after="60"/>
              <w:rPr>
                <w:rFonts w:cs="Arial"/>
                <w:szCs w:val="20"/>
              </w:rPr>
            </w:pPr>
            <w:r>
              <w:rPr>
                <w:rFonts w:cs="Arial"/>
                <w:szCs w:val="20"/>
              </w:rPr>
              <w:t>Worked with ClearCanvas</w:t>
            </w:r>
          </w:p>
          <w:p w14:paraId="278DCB08" w14:textId="77777777" w:rsidR="00093D4C" w:rsidRPr="002F6E24" w:rsidRDefault="00093D4C" w:rsidP="002F6E24">
            <w:pPr>
              <w:pStyle w:val="ListParagraph"/>
              <w:numPr>
                <w:ilvl w:val="0"/>
                <w:numId w:val="13"/>
              </w:numPr>
              <w:spacing w:before="60" w:after="60"/>
              <w:ind w:left="342" w:hanging="342"/>
              <w:rPr>
                <w:rFonts w:cs="Arial"/>
                <w:szCs w:val="20"/>
              </w:rPr>
            </w:pPr>
            <w:r>
              <w:rPr>
                <w:rFonts w:cs="Arial"/>
                <w:szCs w:val="20"/>
              </w:rPr>
              <w:t>Exchanged e-mails related to code upgrade and DICOM segmentation implementation.</w:t>
            </w:r>
          </w:p>
        </w:tc>
        <w:tc>
          <w:tcPr>
            <w:tcW w:w="2505" w:type="dxa"/>
          </w:tcPr>
          <w:p w14:paraId="05B2AE4D" w14:textId="77777777" w:rsidR="00093D4C" w:rsidRPr="003B6093" w:rsidRDefault="00093D4C" w:rsidP="00093D4C">
            <w:pPr>
              <w:spacing w:before="60" w:after="60"/>
              <w:rPr>
                <w:rFonts w:cs="Arial"/>
                <w:szCs w:val="20"/>
              </w:rPr>
            </w:pPr>
            <w:r>
              <w:rPr>
                <w:rFonts w:cs="Arial"/>
                <w:szCs w:val="20"/>
              </w:rPr>
              <w:t>Jasper,</w:t>
            </w:r>
            <w:r w:rsidRPr="003B6093">
              <w:rPr>
                <w:rFonts w:cs="Arial"/>
                <w:szCs w:val="20"/>
              </w:rPr>
              <w:t xml:space="preserve"> Vlad</w:t>
            </w:r>
            <w:r>
              <w:rPr>
                <w:rFonts w:cs="Arial"/>
                <w:szCs w:val="20"/>
              </w:rPr>
              <w:t>, Skip</w:t>
            </w:r>
            <w:r w:rsidR="005A435A">
              <w:rPr>
                <w:rFonts w:cs="Arial"/>
                <w:szCs w:val="20"/>
              </w:rPr>
              <w:t>,</w:t>
            </w:r>
            <w:r>
              <w:rPr>
                <w:rFonts w:cs="Arial"/>
                <w:szCs w:val="20"/>
              </w:rPr>
              <w:t xml:space="preserve"> and Pat</w:t>
            </w:r>
          </w:p>
        </w:tc>
      </w:tr>
      <w:tr w:rsidR="001B50E3" w:rsidRPr="003B6093" w14:paraId="1B39E0F1" w14:textId="77777777" w:rsidTr="008B30A5">
        <w:trPr>
          <w:cantSplit/>
        </w:trPr>
        <w:tc>
          <w:tcPr>
            <w:tcW w:w="1332" w:type="dxa"/>
          </w:tcPr>
          <w:p w14:paraId="440AF9CF" w14:textId="77777777" w:rsidR="001B50E3" w:rsidRPr="003B6093" w:rsidRDefault="004D634D" w:rsidP="008B30A5">
            <w:pPr>
              <w:spacing w:before="60" w:after="60"/>
              <w:rPr>
                <w:rFonts w:cs="Arial"/>
                <w:szCs w:val="20"/>
              </w:rPr>
            </w:pPr>
            <w:r>
              <w:rPr>
                <w:rFonts w:cs="Arial"/>
                <w:szCs w:val="20"/>
              </w:rPr>
              <w:t>December</w:t>
            </w:r>
            <w:r w:rsidR="001B50E3" w:rsidRPr="003B6093">
              <w:rPr>
                <w:rFonts w:cs="Arial"/>
                <w:szCs w:val="20"/>
              </w:rPr>
              <w:t xml:space="preserve"> 2013</w:t>
            </w:r>
          </w:p>
        </w:tc>
        <w:tc>
          <w:tcPr>
            <w:tcW w:w="5739" w:type="dxa"/>
          </w:tcPr>
          <w:p w14:paraId="741E4EA4" w14:textId="22F03F48" w:rsidR="001B50E3" w:rsidRPr="00821FEE" w:rsidRDefault="004D634D" w:rsidP="008B30A5">
            <w:pPr>
              <w:spacing w:before="60" w:after="60"/>
              <w:rPr>
                <w:rFonts w:cs="Arial"/>
                <w:szCs w:val="20"/>
              </w:rPr>
            </w:pPr>
            <w:r>
              <w:rPr>
                <w:rFonts w:cs="Arial"/>
                <w:szCs w:val="20"/>
              </w:rPr>
              <w:t>Provided AIM hand</w:t>
            </w:r>
            <w:r w:rsidR="00944AB4">
              <w:rPr>
                <w:rFonts w:cs="Arial"/>
                <w:szCs w:val="20"/>
              </w:rPr>
              <w:t>s</w:t>
            </w:r>
            <w:r>
              <w:rPr>
                <w:rFonts w:cs="Arial"/>
                <w:szCs w:val="20"/>
              </w:rPr>
              <w:t>-on demonstration class during RSNA 2013</w:t>
            </w:r>
          </w:p>
          <w:p w14:paraId="49BBDE9E" w14:textId="77777777" w:rsidR="001B50E3" w:rsidRPr="0077625C" w:rsidRDefault="001B50E3" w:rsidP="008B30A5">
            <w:pPr>
              <w:spacing w:before="60" w:after="60"/>
              <w:rPr>
                <w:rFonts w:cs="Arial"/>
                <w:szCs w:val="20"/>
              </w:rPr>
            </w:pPr>
          </w:p>
        </w:tc>
        <w:tc>
          <w:tcPr>
            <w:tcW w:w="2505" w:type="dxa"/>
          </w:tcPr>
          <w:p w14:paraId="475822BF" w14:textId="77777777" w:rsidR="001B50E3" w:rsidRPr="003B6093" w:rsidRDefault="001B50E3" w:rsidP="008B30A5">
            <w:pPr>
              <w:spacing w:before="60" w:after="60"/>
              <w:rPr>
                <w:rFonts w:cs="Arial"/>
                <w:szCs w:val="20"/>
              </w:rPr>
            </w:pPr>
            <w:r>
              <w:rPr>
                <w:rFonts w:cs="Arial"/>
                <w:szCs w:val="20"/>
              </w:rPr>
              <w:t>Pat</w:t>
            </w:r>
            <w:r w:rsidR="004D634D">
              <w:rPr>
                <w:rFonts w:cs="Arial"/>
                <w:szCs w:val="20"/>
              </w:rPr>
              <w:t>, Vlad, Skip and Justin Kirby</w:t>
            </w:r>
          </w:p>
        </w:tc>
      </w:tr>
    </w:tbl>
    <w:p w14:paraId="16773214" w14:textId="77777777" w:rsidR="007F5EE1" w:rsidRDefault="007F5EE1">
      <w:pPr>
        <w:spacing w:before="0"/>
        <w:rPr>
          <w:rFonts w:asciiTheme="majorHAnsi" w:eastAsiaTheme="majorEastAsia" w:hAnsiTheme="majorHAnsi" w:cstheme="majorBidi"/>
          <w:b/>
          <w:bCs/>
          <w:sz w:val="24"/>
          <w:szCs w:val="26"/>
        </w:rPr>
      </w:pPr>
      <w:bookmarkStart w:id="22" w:name="_Toc352426616"/>
    </w:p>
    <w:p w14:paraId="75C8E967" w14:textId="77777777" w:rsidR="00621402" w:rsidRDefault="00621402">
      <w:pPr>
        <w:spacing w:before="0"/>
        <w:rPr>
          <w:rFonts w:asciiTheme="majorHAnsi" w:eastAsiaTheme="majorEastAsia" w:hAnsiTheme="majorHAnsi" w:cstheme="majorBidi"/>
          <w:b/>
          <w:bCs/>
          <w:sz w:val="24"/>
          <w:szCs w:val="26"/>
        </w:rPr>
      </w:pPr>
      <w:r>
        <w:br w:type="page"/>
      </w:r>
    </w:p>
    <w:p w14:paraId="37AF00D7" w14:textId="77777777" w:rsidR="00766091" w:rsidRPr="00766091" w:rsidRDefault="001E0F53" w:rsidP="003B6093">
      <w:pPr>
        <w:pStyle w:val="Heading2"/>
      </w:pPr>
      <w:bookmarkStart w:id="23" w:name="_Toc249001931"/>
      <w:r>
        <w:lastRenderedPageBreak/>
        <w:t>Project</w:t>
      </w:r>
      <w:r w:rsidR="00EB322E">
        <w:t xml:space="preserve"> </w:t>
      </w:r>
      <w:r w:rsidR="00766091" w:rsidRPr="00766091">
        <w:t>Progress</w:t>
      </w:r>
      <w:bookmarkEnd w:id="22"/>
      <w:bookmarkEnd w:id="23"/>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08"/>
        <w:gridCol w:w="7668"/>
      </w:tblGrid>
      <w:tr w:rsidR="00EB322E" w:rsidRPr="001D5ADD" w14:paraId="2F558F11" w14:textId="77777777" w:rsidTr="000D1979">
        <w:trPr>
          <w:cantSplit/>
          <w:tblHeader/>
        </w:trPr>
        <w:tc>
          <w:tcPr>
            <w:tcW w:w="1908" w:type="dxa"/>
          </w:tcPr>
          <w:p w14:paraId="4FC00BA6" w14:textId="77777777" w:rsidR="00EB322E" w:rsidRPr="001D5ADD" w:rsidRDefault="001C21B8" w:rsidP="003B6093">
            <w:pPr>
              <w:spacing w:before="60" w:after="60"/>
              <w:rPr>
                <w:rFonts w:ascii="Helvetica" w:hAnsi="Helvetica"/>
                <w:b/>
                <w:szCs w:val="20"/>
              </w:rPr>
            </w:pPr>
            <w:r w:rsidRPr="001D5ADD">
              <w:rPr>
                <w:rFonts w:ascii="Helvetica" w:hAnsi="Helvetica"/>
                <w:b/>
                <w:szCs w:val="20"/>
              </w:rPr>
              <w:t>Activity</w:t>
            </w:r>
          </w:p>
        </w:tc>
        <w:tc>
          <w:tcPr>
            <w:tcW w:w="7668" w:type="dxa"/>
          </w:tcPr>
          <w:p w14:paraId="158BCD74" w14:textId="77777777" w:rsidR="00EB322E" w:rsidRPr="001D5ADD" w:rsidRDefault="00EB322E" w:rsidP="003B6093">
            <w:pPr>
              <w:spacing w:before="60" w:after="60"/>
              <w:rPr>
                <w:rFonts w:ascii="Helvetica" w:hAnsi="Helvetica"/>
                <w:b/>
                <w:szCs w:val="20"/>
              </w:rPr>
            </w:pPr>
            <w:r w:rsidRPr="001D5ADD">
              <w:rPr>
                <w:rFonts w:ascii="Helvetica" w:hAnsi="Helvetica"/>
                <w:b/>
                <w:szCs w:val="20"/>
              </w:rPr>
              <w:t>Description</w:t>
            </w:r>
          </w:p>
        </w:tc>
      </w:tr>
      <w:tr w:rsidR="00572640" w:rsidRPr="00DF51F4" w14:paraId="6670419B" w14:textId="77777777" w:rsidTr="005D1ECB">
        <w:trPr>
          <w:cantSplit/>
          <w:trHeight w:val="701"/>
        </w:trPr>
        <w:tc>
          <w:tcPr>
            <w:tcW w:w="1908" w:type="dxa"/>
          </w:tcPr>
          <w:p w14:paraId="005E544C" w14:textId="77777777" w:rsidR="00572640" w:rsidRPr="00DF51F4" w:rsidRDefault="00E74CAC" w:rsidP="00C45E85">
            <w:pPr>
              <w:spacing w:before="60" w:after="60"/>
              <w:rPr>
                <w:rFonts w:cs="Arial"/>
                <w:szCs w:val="20"/>
              </w:rPr>
            </w:pPr>
            <w:r w:rsidRPr="00DF51F4">
              <w:rPr>
                <w:rFonts w:cs="Arial"/>
                <w:szCs w:val="20"/>
              </w:rPr>
              <w:t>NCI’s JIRA</w:t>
            </w:r>
          </w:p>
        </w:tc>
        <w:tc>
          <w:tcPr>
            <w:tcW w:w="7668" w:type="dxa"/>
          </w:tcPr>
          <w:p w14:paraId="3DD4A846" w14:textId="77777777" w:rsidR="00FB7143" w:rsidRPr="00DF51F4" w:rsidRDefault="00FB7143" w:rsidP="00E74CAC">
            <w:pPr>
              <w:rPr>
                <w:rFonts w:cs="Arial"/>
              </w:rPr>
            </w:pPr>
            <w:r w:rsidRPr="00DF51F4">
              <w:rPr>
                <w:rFonts w:cs="Arial"/>
              </w:rPr>
              <w:t>Continue updating</w:t>
            </w:r>
            <w:r w:rsidR="00C3080D" w:rsidRPr="00DF51F4">
              <w:rPr>
                <w:rFonts w:cs="Arial"/>
              </w:rPr>
              <w:t>:</w:t>
            </w:r>
          </w:p>
          <w:p w14:paraId="224855E8" w14:textId="77777777" w:rsidR="00E74CAC" w:rsidRPr="00DF51F4" w:rsidRDefault="00E74CAC" w:rsidP="00B85F83">
            <w:pPr>
              <w:pStyle w:val="ListParagraph"/>
              <w:numPr>
                <w:ilvl w:val="0"/>
                <w:numId w:val="8"/>
              </w:numPr>
              <w:ind w:left="344"/>
              <w:rPr>
                <w:rFonts w:cs="Arial"/>
              </w:rPr>
            </w:pPr>
            <w:r w:rsidRPr="00DF51F4">
              <w:rPr>
                <w:rFonts w:cs="Arial"/>
              </w:rPr>
              <w:t xml:space="preserve">AIM Enterprise Service (ATB &amp; ATS), </w:t>
            </w:r>
            <w:hyperlink r:id="rId22" w:tooltip="AIM Enterprise Service on NCI Tracker" w:history="1">
              <w:r w:rsidR="00BB0864">
                <w:rPr>
                  <w:rStyle w:val="Hyperlink"/>
                  <w:rFonts w:cs="Arial"/>
                </w:rPr>
                <w:t>https://tracker.nci.nih.gov/browse/AIMES</w:t>
              </w:r>
            </w:hyperlink>
            <w:r w:rsidRPr="00DF51F4">
              <w:rPr>
                <w:rFonts w:cs="Arial"/>
              </w:rPr>
              <w:t xml:space="preserve"> </w:t>
            </w:r>
          </w:p>
          <w:p w14:paraId="4C146A4A" w14:textId="77777777" w:rsidR="00E74CAC" w:rsidRPr="00DF51F4" w:rsidRDefault="00E74CAC" w:rsidP="00B85F83">
            <w:pPr>
              <w:pStyle w:val="ListParagraph"/>
              <w:numPr>
                <w:ilvl w:val="0"/>
                <w:numId w:val="8"/>
              </w:numPr>
              <w:ind w:left="344"/>
              <w:rPr>
                <w:rFonts w:cs="Arial"/>
              </w:rPr>
            </w:pPr>
            <w:r w:rsidRPr="00DF51F4">
              <w:rPr>
                <w:rFonts w:cs="Arial"/>
              </w:rPr>
              <w:t xml:space="preserve">AIM Model, </w:t>
            </w:r>
            <w:hyperlink r:id="rId23" w:tooltip="AIM Model on NCI Tracker" w:history="1">
              <w:r w:rsidRPr="00DF51F4">
                <w:rPr>
                  <w:rStyle w:val="Hyperlink"/>
                  <w:rFonts w:cs="Arial"/>
                </w:rPr>
                <w:t>https://tracker.nci.nih.gov/browse/AIMWS</w:t>
              </w:r>
            </w:hyperlink>
          </w:p>
          <w:p w14:paraId="463E7DE3" w14:textId="77777777" w:rsidR="00572640" w:rsidRPr="00DF51F4" w:rsidRDefault="00E74CAC" w:rsidP="00B85F83">
            <w:pPr>
              <w:pStyle w:val="ListParagraph"/>
              <w:numPr>
                <w:ilvl w:val="0"/>
                <w:numId w:val="8"/>
              </w:numPr>
              <w:ind w:left="344"/>
              <w:rPr>
                <w:rFonts w:cs="Arial"/>
              </w:rPr>
            </w:pPr>
            <w:r w:rsidRPr="00DF51F4">
              <w:rPr>
                <w:rFonts w:cs="Arial"/>
              </w:rPr>
              <w:t xml:space="preserve">AIM Workstation,  </w:t>
            </w:r>
            <w:hyperlink r:id="rId24" w:tooltip="AIM Workstation on NCI Tracker" w:history="1">
              <w:r w:rsidRPr="00DF51F4">
                <w:rPr>
                  <w:rStyle w:val="Hyperlink"/>
                  <w:rFonts w:cs="Arial"/>
                </w:rPr>
                <w:t>https://tracker.nci.nih.gov/browse/AIM</w:t>
              </w:r>
            </w:hyperlink>
            <w:r w:rsidRPr="00DF51F4">
              <w:rPr>
                <w:rFonts w:cs="Arial"/>
              </w:rPr>
              <w:t xml:space="preserve"> </w:t>
            </w:r>
          </w:p>
        </w:tc>
      </w:tr>
      <w:tr w:rsidR="00572640" w:rsidRPr="00DF51F4" w14:paraId="57B1D734" w14:textId="77777777" w:rsidTr="005D1ECB">
        <w:trPr>
          <w:cantSplit/>
        </w:trPr>
        <w:tc>
          <w:tcPr>
            <w:tcW w:w="1908" w:type="dxa"/>
          </w:tcPr>
          <w:p w14:paraId="7B91D6D5" w14:textId="77777777" w:rsidR="00572640" w:rsidRPr="00DF51F4" w:rsidRDefault="008A2A8A" w:rsidP="00416DEB">
            <w:pPr>
              <w:spacing w:before="60" w:after="60"/>
              <w:rPr>
                <w:rFonts w:cs="Arial"/>
                <w:szCs w:val="20"/>
              </w:rPr>
            </w:pPr>
            <w:r>
              <w:rPr>
                <w:rFonts w:cs="Arial"/>
                <w:szCs w:val="20"/>
              </w:rPr>
              <w:t xml:space="preserve">Software upload to </w:t>
            </w:r>
            <w:r w:rsidR="00AB270E">
              <w:rPr>
                <w:rFonts w:cs="Arial"/>
                <w:szCs w:val="20"/>
              </w:rPr>
              <w:t>SFTP</w:t>
            </w:r>
          </w:p>
        </w:tc>
        <w:tc>
          <w:tcPr>
            <w:tcW w:w="7668" w:type="dxa"/>
          </w:tcPr>
          <w:p w14:paraId="24EBAF6D" w14:textId="77777777" w:rsidR="00416DEB" w:rsidRDefault="000E44F9" w:rsidP="00AB270E">
            <w:pPr>
              <w:pStyle w:val="ListParagraph"/>
              <w:numPr>
                <w:ilvl w:val="0"/>
                <w:numId w:val="10"/>
              </w:numPr>
              <w:spacing w:before="60" w:after="60"/>
              <w:ind w:left="344"/>
              <w:rPr>
                <w:rFonts w:cs="Arial"/>
                <w:szCs w:val="20"/>
              </w:rPr>
            </w:pPr>
            <w:r>
              <w:rPr>
                <w:rFonts w:cs="Arial"/>
                <w:szCs w:val="20"/>
              </w:rPr>
              <w:t>Upload software products</w:t>
            </w:r>
            <w:r w:rsidR="00AB270E" w:rsidRPr="00AB270E">
              <w:rPr>
                <w:rFonts w:cs="Arial"/>
                <w:szCs w:val="20"/>
              </w:rPr>
              <w:t xml:space="preserve"> to</w:t>
            </w:r>
            <w:r w:rsidR="004E4076">
              <w:rPr>
                <w:rFonts w:cs="Arial"/>
                <w:szCs w:val="20"/>
              </w:rPr>
              <w:t xml:space="preserve"> NCI’s</w:t>
            </w:r>
            <w:r w:rsidR="00AB270E" w:rsidRPr="00AB270E">
              <w:rPr>
                <w:rFonts w:cs="Arial"/>
                <w:szCs w:val="20"/>
              </w:rPr>
              <w:t xml:space="preserve"> SFTP</w:t>
            </w:r>
          </w:p>
          <w:p w14:paraId="00B5C0CB" w14:textId="26AD971B" w:rsidR="005D1ECB" w:rsidRPr="002C7E31" w:rsidRDefault="0062054E" w:rsidP="005D1ECB">
            <w:pPr>
              <w:pStyle w:val="ListParagraph"/>
              <w:numPr>
                <w:ilvl w:val="0"/>
                <w:numId w:val="10"/>
              </w:numPr>
              <w:spacing w:before="60" w:after="60"/>
              <w:ind w:left="344"/>
              <w:rPr>
                <w:rFonts w:cs="Arial"/>
                <w:szCs w:val="20"/>
              </w:rPr>
            </w:pPr>
            <w:hyperlink r:id="rId25" w:tooltip="AIM on ClearCanvas Workstation 4.1 download file" w:history="1">
              <w:r w:rsidR="005D1ECB" w:rsidRPr="00080CE0">
                <w:rPr>
                  <w:rStyle w:val="Hyperlink"/>
                  <w:rFonts w:cs="Arial"/>
                  <w:szCs w:val="20"/>
                </w:rPr>
                <w:t>http://cbiit-download.nci.nih.gov/aim/releases/AIM_WS/4.1.0.0/AIM_WS_4.1.0.0_x86.rar</w:t>
              </w:r>
            </w:hyperlink>
          </w:p>
        </w:tc>
      </w:tr>
    </w:tbl>
    <w:p w14:paraId="34D43153" w14:textId="67436F6B" w:rsidR="00080CE0" w:rsidRDefault="001E0F53" w:rsidP="00080CE0">
      <w:pPr>
        <w:pStyle w:val="Heading2"/>
      </w:pPr>
      <w:bookmarkStart w:id="24" w:name="_Toc352426617"/>
      <w:bookmarkStart w:id="25" w:name="_Toc249001932"/>
      <w:r w:rsidRPr="00363D1B">
        <w:t xml:space="preserve">Status of </w:t>
      </w:r>
      <w:r>
        <w:t>Milestones</w:t>
      </w:r>
      <w:bookmarkEnd w:id="24"/>
      <w:bookmarkEnd w:id="25"/>
    </w:p>
    <w:p w14:paraId="21164406" w14:textId="6E3C6016" w:rsidR="00080CE0" w:rsidRPr="00080CE0" w:rsidRDefault="00080CE0" w:rsidP="000D1979">
      <w:r>
        <w:t>Not applicable</w:t>
      </w:r>
    </w:p>
    <w:p w14:paraId="216217A1" w14:textId="77777777" w:rsidR="00363D1B" w:rsidRPr="00363D1B" w:rsidRDefault="00363D1B" w:rsidP="003B6093">
      <w:pPr>
        <w:pStyle w:val="Heading2"/>
      </w:pPr>
      <w:bookmarkStart w:id="26" w:name="_Toc352426618"/>
      <w:bookmarkStart w:id="27" w:name="_Toc249001933"/>
      <w:r w:rsidRPr="00363D1B">
        <w:t>Work Planned for Next Month</w:t>
      </w:r>
      <w:bookmarkEnd w:id="26"/>
      <w:bookmarkEnd w:id="27"/>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8"/>
        <w:gridCol w:w="4788"/>
      </w:tblGrid>
      <w:tr w:rsidR="000172F8" w:rsidRPr="003B6093" w14:paraId="6CA3469B" w14:textId="77777777" w:rsidTr="000D1979">
        <w:trPr>
          <w:cantSplit/>
          <w:tblHeader/>
        </w:trPr>
        <w:tc>
          <w:tcPr>
            <w:tcW w:w="4788" w:type="dxa"/>
          </w:tcPr>
          <w:p w14:paraId="4B313961" w14:textId="77777777" w:rsidR="000172F8" w:rsidRPr="003B6093" w:rsidRDefault="000172F8" w:rsidP="003B6093">
            <w:pPr>
              <w:spacing w:before="60" w:after="60"/>
              <w:rPr>
                <w:rFonts w:cs="Arial"/>
                <w:b/>
                <w:szCs w:val="20"/>
              </w:rPr>
            </w:pPr>
            <w:r w:rsidRPr="003B6093">
              <w:rPr>
                <w:rFonts w:cs="Arial"/>
                <w:b/>
                <w:szCs w:val="20"/>
              </w:rPr>
              <w:t>Activity</w:t>
            </w:r>
          </w:p>
        </w:tc>
        <w:tc>
          <w:tcPr>
            <w:tcW w:w="4788" w:type="dxa"/>
          </w:tcPr>
          <w:p w14:paraId="3A73196D" w14:textId="77777777" w:rsidR="000172F8" w:rsidRPr="003B6093" w:rsidRDefault="000172F8" w:rsidP="003B6093">
            <w:pPr>
              <w:spacing w:before="60" w:after="60"/>
              <w:rPr>
                <w:rFonts w:cs="Arial"/>
                <w:b/>
                <w:szCs w:val="20"/>
              </w:rPr>
            </w:pPr>
            <w:r w:rsidRPr="003B6093">
              <w:rPr>
                <w:rFonts w:cs="Arial"/>
                <w:b/>
                <w:szCs w:val="20"/>
              </w:rPr>
              <w:t>Description</w:t>
            </w:r>
          </w:p>
        </w:tc>
      </w:tr>
      <w:tr w:rsidR="00C93F0C" w:rsidRPr="003B6093" w14:paraId="0ACD078B" w14:textId="77777777" w:rsidTr="00C5492D">
        <w:trPr>
          <w:cantSplit/>
        </w:trPr>
        <w:tc>
          <w:tcPr>
            <w:tcW w:w="4788" w:type="dxa"/>
          </w:tcPr>
          <w:p w14:paraId="4ED8AA9C" w14:textId="77777777" w:rsidR="00C93F0C" w:rsidRPr="003B6093" w:rsidRDefault="00C93F0C" w:rsidP="00C5492D">
            <w:pPr>
              <w:spacing w:before="60" w:after="60"/>
              <w:rPr>
                <w:rFonts w:cs="Arial"/>
                <w:szCs w:val="20"/>
              </w:rPr>
            </w:pPr>
            <w:r w:rsidRPr="003B6093">
              <w:rPr>
                <w:rFonts w:cs="Arial"/>
                <w:szCs w:val="20"/>
              </w:rPr>
              <w:t xml:space="preserve">AIM </w:t>
            </w:r>
            <w:r>
              <w:rPr>
                <w:rFonts w:cs="Arial"/>
                <w:szCs w:val="20"/>
              </w:rPr>
              <w:t>DICOM Segmentation on Workstation 4.5 Release</w:t>
            </w:r>
          </w:p>
        </w:tc>
        <w:tc>
          <w:tcPr>
            <w:tcW w:w="4788" w:type="dxa"/>
          </w:tcPr>
          <w:p w14:paraId="6915F7B7" w14:textId="77777777" w:rsidR="00C93F0C" w:rsidRPr="003B6093" w:rsidRDefault="00C93F0C" w:rsidP="00C5492D">
            <w:pPr>
              <w:spacing w:before="60" w:after="60"/>
              <w:rPr>
                <w:rFonts w:cs="Arial"/>
                <w:szCs w:val="20"/>
              </w:rPr>
            </w:pPr>
            <w:r w:rsidRPr="003B6093">
              <w:rPr>
                <w:rFonts w:cs="Arial"/>
                <w:szCs w:val="20"/>
              </w:rPr>
              <w:t xml:space="preserve">In progress </w:t>
            </w:r>
            <w:r w:rsidR="004D6F1D">
              <w:rPr>
                <w:rFonts w:cs="Arial"/>
                <w:szCs w:val="20"/>
              </w:rPr>
              <w:t>and expected to be released</w:t>
            </w:r>
          </w:p>
        </w:tc>
      </w:tr>
      <w:tr w:rsidR="00447929" w:rsidRPr="003B6093" w14:paraId="358A5308" w14:textId="77777777" w:rsidTr="00BB7BE7">
        <w:trPr>
          <w:cantSplit/>
        </w:trPr>
        <w:tc>
          <w:tcPr>
            <w:tcW w:w="4788" w:type="dxa"/>
          </w:tcPr>
          <w:p w14:paraId="76A70DB9" w14:textId="77777777" w:rsidR="00447929" w:rsidRPr="003B6093" w:rsidRDefault="00447929" w:rsidP="00C93F0C">
            <w:pPr>
              <w:spacing w:before="60" w:after="60"/>
              <w:rPr>
                <w:rFonts w:cs="Arial"/>
                <w:szCs w:val="20"/>
              </w:rPr>
            </w:pPr>
            <w:r w:rsidRPr="003B6093">
              <w:rPr>
                <w:rFonts w:cs="Arial"/>
                <w:szCs w:val="20"/>
              </w:rPr>
              <w:t xml:space="preserve">AIM </w:t>
            </w:r>
            <w:r w:rsidR="00C93F0C">
              <w:rPr>
                <w:rFonts w:cs="Arial"/>
                <w:szCs w:val="20"/>
              </w:rPr>
              <w:t>4.5 User’s Guide</w:t>
            </w:r>
          </w:p>
        </w:tc>
        <w:tc>
          <w:tcPr>
            <w:tcW w:w="4788" w:type="dxa"/>
          </w:tcPr>
          <w:p w14:paraId="01C67530" w14:textId="77777777" w:rsidR="00447929" w:rsidRPr="003B6093" w:rsidRDefault="00447929" w:rsidP="00BB7BE7">
            <w:pPr>
              <w:spacing w:before="60" w:after="60"/>
              <w:rPr>
                <w:rFonts w:cs="Arial"/>
                <w:szCs w:val="20"/>
              </w:rPr>
            </w:pPr>
            <w:r w:rsidRPr="003B6093">
              <w:rPr>
                <w:rFonts w:cs="Arial"/>
                <w:szCs w:val="20"/>
              </w:rPr>
              <w:t xml:space="preserve">In progress </w:t>
            </w:r>
            <w:r w:rsidR="004D6F1D">
              <w:rPr>
                <w:rFonts w:cs="Arial"/>
                <w:szCs w:val="20"/>
              </w:rPr>
              <w:t>and expected to be released</w:t>
            </w:r>
          </w:p>
        </w:tc>
      </w:tr>
      <w:tr w:rsidR="00683FD8" w:rsidRPr="003B6093" w14:paraId="3DB18E5F" w14:textId="77777777" w:rsidTr="007C261D">
        <w:trPr>
          <w:cantSplit/>
        </w:trPr>
        <w:tc>
          <w:tcPr>
            <w:tcW w:w="4788" w:type="dxa"/>
          </w:tcPr>
          <w:p w14:paraId="16A03446" w14:textId="77777777" w:rsidR="00683FD8" w:rsidRPr="003B6093" w:rsidRDefault="00683FD8" w:rsidP="007C261D">
            <w:pPr>
              <w:spacing w:before="60" w:after="60"/>
              <w:rPr>
                <w:rFonts w:cs="Arial"/>
                <w:szCs w:val="20"/>
              </w:rPr>
            </w:pPr>
            <w:r>
              <w:rPr>
                <w:rFonts w:cs="Arial"/>
                <w:szCs w:val="20"/>
              </w:rPr>
              <w:t xml:space="preserve">ATS </w:t>
            </w:r>
            <w:proofErr w:type="spellStart"/>
            <w:r>
              <w:rPr>
                <w:rFonts w:cs="Arial"/>
                <w:szCs w:val="20"/>
              </w:rPr>
              <w:t>AppScan</w:t>
            </w:r>
            <w:proofErr w:type="spellEnd"/>
            <w:r>
              <w:rPr>
                <w:rFonts w:cs="Arial"/>
                <w:szCs w:val="20"/>
              </w:rPr>
              <w:t xml:space="preserve"> update</w:t>
            </w:r>
            <w:r w:rsidRPr="003B6093">
              <w:rPr>
                <w:rFonts w:cs="Arial"/>
                <w:szCs w:val="20"/>
              </w:rPr>
              <w:t xml:space="preserve"> </w:t>
            </w:r>
          </w:p>
        </w:tc>
        <w:tc>
          <w:tcPr>
            <w:tcW w:w="4788" w:type="dxa"/>
          </w:tcPr>
          <w:p w14:paraId="1B022E29" w14:textId="77777777" w:rsidR="00683FD8" w:rsidRPr="003B6093" w:rsidRDefault="00683FD8" w:rsidP="007C261D">
            <w:pPr>
              <w:spacing w:before="60" w:after="60"/>
              <w:rPr>
                <w:rFonts w:cs="Arial"/>
                <w:szCs w:val="20"/>
              </w:rPr>
            </w:pPr>
            <w:r w:rsidRPr="003B6093">
              <w:rPr>
                <w:rFonts w:cs="Arial"/>
                <w:szCs w:val="20"/>
              </w:rPr>
              <w:t xml:space="preserve">In progress </w:t>
            </w:r>
            <w:r w:rsidR="004D6F1D">
              <w:rPr>
                <w:rFonts w:cs="Arial"/>
                <w:szCs w:val="20"/>
              </w:rPr>
              <w:t>and expected to be released</w:t>
            </w:r>
          </w:p>
        </w:tc>
      </w:tr>
      <w:tr w:rsidR="00C93F0C" w:rsidRPr="003B6093" w14:paraId="0E2C3B75" w14:textId="77777777" w:rsidTr="00C5492D">
        <w:trPr>
          <w:cantSplit/>
        </w:trPr>
        <w:tc>
          <w:tcPr>
            <w:tcW w:w="4788" w:type="dxa"/>
          </w:tcPr>
          <w:p w14:paraId="5FAFA42F" w14:textId="77777777" w:rsidR="00C93F0C" w:rsidRPr="003B6093" w:rsidRDefault="00C93F0C" w:rsidP="00C93F0C">
            <w:pPr>
              <w:spacing w:before="60" w:after="60"/>
              <w:rPr>
                <w:rFonts w:cs="Arial"/>
                <w:szCs w:val="20"/>
              </w:rPr>
            </w:pPr>
            <w:r>
              <w:rPr>
                <w:rFonts w:cs="Arial"/>
                <w:szCs w:val="20"/>
              </w:rPr>
              <w:t>AIM DOS User’s Guide</w:t>
            </w:r>
          </w:p>
        </w:tc>
        <w:tc>
          <w:tcPr>
            <w:tcW w:w="4788" w:type="dxa"/>
          </w:tcPr>
          <w:p w14:paraId="703A7876" w14:textId="77777777" w:rsidR="00C93F0C" w:rsidRPr="003B6093" w:rsidRDefault="00C93F0C" w:rsidP="00C5492D">
            <w:pPr>
              <w:spacing w:before="60" w:after="60"/>
              <w:rPr>
                <w:rFonts w:cs="Arial"/>
                <w:szCs w:val="20"/>
              </w:rPr>
            </w:pPr>
            <w:r w:rsidRPr="003B6093">
              <w:rPr>
                <w:rFonts w:cs="Arial"/>
                <w:szCs w:val="20"/>
              </w:rPr>
              <w:t xml:space="preserve">In progress </w:t>
            </w:r>
            <w:r w:rsidR="004D6F1D">
              <w:rPr>
                <w:rFonts w:cs="Arial"/>
                <w:szCs w:val="20"/>
              </w:rPr>
              <w:t>and expected to be released</w:t>
            </w:r>
          </w:p>
        </w:tc>
      </w:tr>
      <w:tr w:rsidR="00447929" w:rsidRPr="003B6093" w14:paraId="21321F86" w14:textId="77777777" w:rsidTr="00BB7BE7">
        <w:trPr>
          <w:cantSplit/>
        </w:trPr>
        <w:tc>
          <w:tcPr>
            <w:tcW w:w="4788" w:type="dxa"/>
          </w:tcPr>
          <w:p w14:paraId="51F1C341" w14:textId="77777777" w:rsidR="00447929" w:rsidRPr="003B6093" w:rsidRDefault="00447929" w:rsidP="00683FD8">
            <w:pPr>
              <w:spacing w:before="60" w:after="60"/>
              <w:rPr>
                <w:rFonts w:cs="Arial"/>
                <w:szCs w:val="20"/>
              </w:rPr>
            </w:pPr>
            <w:r>
              <w:rPr>
                <w:rFonts w:cs="Arial"/>
                <w:szCs w:val="20"/>
              </w:rPr>
              <w:t xml:space="preserve">ATS </w:t>
            </w:r>
            <w:r w:rsidR="00683FD8">
              <w:rPr>
                <w:rFonts w:cs="Arial"/>
                <w:szCs w:val="20"/>
              </w:rPr>
              <w:t>2.0</w:t>
            </w:r>
            <w:r w:rsidRPr="003B6093">
              <w:rPr>
                <w:rFonts w:cs="Arial"/>
                <w:szCs w:val="20"/>
              </w:rPr>
              <w:t xml:space="preserve"> </w:t>
            </w:r>
            <w:r w:rsidR="002F55C4">
              <w:rPr>
                <w:rFonts w:cs="Arial"/>
                <w:szCs w:val="20"/>
              </w:rPr>
              <w:t>Release</w:t>
            </w:r>
          </w:p>
        </w:tc>
        <w:tc>
          <w:tcPr>
            <w:tcW w:w="4788" w:type="dxa"/>
          </w:tcPr>
          <w:p w14:paraId="42DC86F4" w14:textId="77777777" w:rsidR="00447929" w:rsidRPr="003B6093" w:rsidRDefault="00447929" w:rsidP="00BB7BE7">
            <w:pPr>
              <w:spacing w:before="60" w:after="60"/>
              <w:rPr>
                <w:rFonts w:cs="Arial"/>
                <w:szCs w:val="20"/>
              </w:rPr>
            </w:pPr>
            <w:r w:rsidRPr="003B6093">
              <w:rPr>
                <w:rFonts w:cs="Arial"/>
                <w:szCs w:val="20"/>
              </w:rPr>
              <w:t xml:space="preserve">In progress </w:t>
            </w:r>
            <w:r w:rsidR="004D6F1D">
              <w:rPr>
                <w:rFonts w:cs="Arial"/>
                <w:szCs w:val="20"/>
              </w:rPr>
              <w:t>and expected to be released</w:t>
            </w:r>
          </w:p>
        </w:tc>
      </w:tr>
    </w:tbl>
    <w:p w14:paraId="1AF02C34" w14:textId="77777777" w:rsidR="001E0F53" w:rsidRPr="00363D1B" w:rsidRDefault="001E0F53" w:rsidP="003B6093">
      <w:pPr>
        <w:pStyle w:val="Heading2"/>
      </w:pPr>
      <w:bookmarkStart w:id="28" w:name="_Toc352426619"/>
      <w:bookmarkStart w:id="29" w:name="_Toc249001934"/>
      <w:r>
        <w:t>Travel</w:t>
      </w:r>
      <w:r w:rsidRPr="00363D1B">
        <w:t xml:space="preserve"> Planned for Next Month</w:t>
      </w:r>
      <w:bookmarkEnd w:id="28"/>
      <w:bookmarkEnd w:id="29"/>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36"/>
        <w:gridCol w:w="3259"/>
        <w:gridCol w:w="3381"/>
      </w:tblGrid>
      <w:tr w:rsidR="001E0F53" w:rsidRPr="003B6093" w14:paraId="56DD8415" w14:textId="77777777" w:rsidTr="000D1979">
        <w:trPr>
          <w:cantSplit/>
          <w:tblHeader/>
        </w:trPr>
        <w:tc>
          <w:tcPr>
            <w:tcW w:w="2936" w:type="dxa"/>
          </w:tcPr>
          <w:p w14:paraId="0ADC762D" w14:textId="77777777" w:rsidR="001E0F53" w:rsidRPr="003B6093" w:rsidRDefault="003B6093" w:rsidP="003B6093">
            <w:pPr>
              <w:spacing w:before="60" w:after="60"/>
              <w:rPr>
                <w:rFonts w:cs="Arial"/>
                <w:b/>
                <w:szCs w:val="20"/>
              </w:rPr>
            </w:pPr>
            <w:r>
              <w:rPr>
                <w:rFonts w:cs="Arial"/>
                <w:b/>
                <w:szCs w:val="20"/>
              </w:rPr>
              <w:t>Attendees</w:t>
            </w:r>
          </w:p>
        </w:tc>
        <w:tc>
          <w:tcPr>
            <w:tcW w:w="3259" w:type="dxa"/>
          </w:tcPr>
          <w:p w14:paraId="46AE4110" w14:textId="77777777" w:rsidR="001E0F53" w:rsidRPr="003B6093" w:rsidRDefault="001E0F53" w:rsidP="003B6093">
            <w:pPr>
              <w:spacing w:before="60" w:after="60"/>
              <w:rPr>
                <w:rFonts w:cs="Arial"/>
                <w:b/>
                <w:szCs w:val="20"/>
              </w:rPr>
            </w:pPr>
            <w:r w:rsidRPr="003B6093">
              <w:rPr>
                <w:rFonts w:cs="Arial"/>
                <w:b/>
                <w:szCs w:val="20"/>
              </w:rPr>
              <w:t>Travel Purpose</w:t>
            </w:r>
          </w:p>
        </w:tc>
        <w:tc>
          <w:tcPr>
            <w:tcW w:w="3381" w:type="dxa"/>
          </w:tcPr>
          <w:p w14:paraId="2602DCCE" w14:textId="77777777" w:rsidR="001E0F53" w:rsidRPr="003B6093" w:rsidRDefault="001E0F53" w:rsidP="003B6093">
            <w:pPr>
              <w:spacing w:before="60" w:after="60"/>
              <w:rPr>
                <w:rFonts w:cs="Arial"/>
                <w:b/>
                <w:szCs w:val="20"/>
              </w:rPr>
            </w:pPr>
            <w:r w:rsidRPr="003B6093">
              <w:rPr>
                <w:rFonts w:cs="Arial"/>
                <w:b/>
                <w:szCs w:val="20"/>
              </w:rPr>
              <w:t>Description</w:t>
            </w:r>
          </w:p>
        </w:tc>
      </w:tr>
      <w:tr w:rsidR="001E0F53" w:rsidRPr="003B6093" w14:paraId="195B656D" w14:textId="77777777" w:rsidTr="005D5452">
        <w:trPr>
          <w:cantSplit/>
        </w:trPr>
        <w:tc>
          <w:tcPr>
            <w:tcW w:w="2936" w:type="dxa"/>
          </w:tcPr>
          <w:p w14:paraId="0B20EAC8" w14:textId="77777777" w:rsidR="001E0F53" w:rsidRPr="003B6093" w:rsidRDefault="00DA58AE" w:rsidP="00D94F7E">
            <w:pPr>
              <w:spacing w:before="60" w:after="60"/>
              <w:rPr>
                <w:rFonts w:cs="Arial"/>
                <w:szCs w:val="20"/>
              </w:rPr>
            </w:pPr>
            <w:r w:rsidRPr="003B6093">
              <w:rPr>
                <w:rFonts w:cs="Arial"/>
                <w:szCs w:val="20"/>
              </w:rPr>
              <w:t>Not applicable</w:t>
            </w:r>
          </w:p>
        </w:tc>
        <w:tc>
          <w:tcPr>
            <w:tcW w:w="3259" w:type="dxa"/>
          </w:tcPr>
          <w:p w14:paraId="08DBA345" w14:textId="77777777" w:rsidR="001E0F53" w:rsidRPr="003B6093" w:rsidRDefault="001E0F53" w:rsidP="00D94F7E">
            <w:pPr>
              <w:spacing w:before="60" w:after="60"/>
              <w:rPr>
                <w:rFonts w:cs="Arial"/>
                <w:szCs w:val="20"/>
              </w:rPr>
            </w:pPr>
          </w:p>
        </w:tc>
        <w:tc>
          <w:tcPr>
            <w:tcW w:w="3381" w:type="dxa"/>
          </w:tcPr>
          <w:p w14:paraId="6D1352C6" w14:textId="77777777" w:rsidR="001E0F53" w:rsidRPr="003B6093" w:rsidRDefault="001E0F53" w:rsidP="00D94F7E">
            <w:pPr>
              <w:spacing w:before="60" w:after="60"/>
              <w:rPr>
                <w:rFonts w:cs="Arial"/>
                <w:szCs w:val="20"/>
              </w:rPr>
            </w:pPr>
          </w:p>
        </w:tc>
      </w:tr>
    </w:tbl>
    <w:p w14:paraId="624EC4DC" w14:textId="77777777" w:rsidR="00363D1B" w:rsidRPr="00363D1B" w:rsidRDefault="00363D1B" w:rsidP="003B6093">
      <w:pPr>
        <w:pStyle w:val="Heading1"/>
      </w:pPr>
      <w:bookmarkStart w:id="30" w:name="_Toc352426620"/>
      <w:bookmarkStart w:id="31" w:name="_Toc249001935"/>
      <w:r w:rsidRPr="000F4B01">
        <w:t>Issue Man</w:t>
      </w:r>
      <w:r w:rsidR="00F91BC8" w:rsidRPr="000F4B01">
        <w:t>a</w:t>
      </w:r>
      <w:r w:rsidRPr="000F4B01">
        <w:t>gement</w:t>
      </w:r>
      <w:bookmarkEnd w:id="30"/>
      <w:bookmarkEnd w:id="31"/>
    </w:p>
    <w:p w14:paraId="02E329F5" w14:textId="77777777" w:rsidR="00635A55" w:rsidRDefault="003B6048" w:rsidP="003B6093">
      <w:r>
        <w:t>No issues at this time.</w:t>
      </w:r>
      <w:bookmarkStart w:id="32" w:name="_Toc352426621"/>
    </w:p>
    <w:p w14:paraId="5FCD3D0C" w14:textId="77777777" w:rsidR="009F68A6" w:rsidRPr="00CB32B7" w:rsidRDefault="009F68A6" w:rsidP="003B6093">
      <w:pPr>
        <w:pStyle w:val="Heading1"/>
      </w:pPr>
      <w:bookmarkStart w:id="33" w:name="_Toc249001936"/>
      <w:r w:rsidRPr="00CB32B7">
        <w:t>Risk Management</w:t>
      </w:r>
      <w:bookmarkEnd w:id="32"/>
      <w:bookmarkEnd w:id="33"/>
      <w:r w:rsidRPr="00CB32B7">
        <w:t xml:space="preserve"> </w:t>
      </w:r>
    </w:p>
    <w:tbl>
      <w:tblPr>
        <w:tblW w:w="9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54"/>
        <w:gridCol w:w="2307"/>
        <w:gridCol w:w="1348"/>
        <w:gridCol w:w="2449"/>
        <w:gridCol w:w="1080"/>
        <w:gridCol w:w="1620"/>
      </w:tblGrid>
      <w:tr w:rsidR="009F68A6" w:rsidRPr="001D5ADD" w14:paraId="3360B8D7" w14:textId="77777777" w:rsidTr="000D1979">
        <w:trPr>
          <w:cantSplit/>
          <w:tblHeader/>
        </w:trPr>
        <w:tc>
          <w:tcPr>
            <w:tcW w:w="754" w:type="dxa"/>
          </w:tcPr>
          <w:p w14:paraId="5FABD32C" w14:textId="77777777" w:rsidR="009F68A6" w:rsidRPr="00CB32B7" w:rsidRDefault="009F68A6" w:rsidP="00D94F7E">
            <w:pPr>
              <w:spacing w:before="60" w:after="60"/>
              <w:jc w:val="center"/>
              <w:rPr>
                <w:rFonts w:ascii="Helvetica" w:hAnsi="Helvetica"/>
                <w:b/>
                <w:szCs w:val="20"/>
              </w:rPr>
            </w:pPr>
            <w:r w:rsidRPr="00CB32B7">
              <w:rPr>
                <w:rFonts w:ascii="Helvetica" w:hAnsi="Helvetica"/>
                <w:b/>
                <w:szCs w:val="20"/>
              </w:rPr>
              <w:t>ID</w:t>
            </w:r>
          </w:p>
        </w:tc>
        <w:tc>
          <w:tcPr>
            <w:tcW w:w="2307" w:type="dxa"/>
          </w:tcPr>
          <w:p w14:paraId="5DD11959" w14:textId="77777777" w:rsidR="009F68A6" w:rsidRPr="00CB32B7" w:rsidRDefault="009F68A6" w:rsidP="00D94F7E">
            <w:pPr>
              <w:spacing w:before="60" w:after="60"/>
              <w:jc w:val="center"/>
              <w:rPr>
                <w:rFonts w:ascii="Helvetica" w:hAnsi="Helvetica"/>
                <w:b/>
                <w:szCs w:val="20"/>
              </w:rPr>
            </w:pPr>
            <w:r w:rsidRPr="00CB32B7">
              <w:rPr>
                <w:rFonts w:ascii="Helvetica" w:hAnsi="Helvetica"/>
                <w:b/>
                <w:szCs w:val="20"/>
              </w:rPr>
              <w:t>Description</w:t>
            </w:r>
          </w:p>
        </w:tc>
        <w:tc>
          <w:tcPr>
            <w:tcW w:w="1348" w:type="dxa"/>
          </w:tcPr>
          <w:p w14:paraId="39C6476B" w14:textId="77777777" w:rsidR="009F68A6" w:rsidRPr="00CB32B7" w:rsidRDefault="009F68A6" w:rsidP="00D94F7E">
            <w:pPr>
              <w:spacing w:before="60" w:after="60"/>
              <w:jc w:val="center"/>
              <w:rPr>
                <w:rFonts w:ascii="Helvetica" w:hAnsi="Helvetica"/>
                <w:b/>
                <w:szCs w:val="20"/>
              </w:rPr>
            </w:pPr>
            <w:r w:rsidRPr="00CB32B7">
              <w:rPr>
                <w:rFonts w:ascii="Helvetica" w:hAnsi="Helvetica"/>
                <w:b/>
                <w:szCs w:val="20"/>
              </w:rPr>
              <w:t>Owner</w:t>
            </w:r>
          </w:p>
        </w:tc>
        <w:tc>
          <w:tcPr>
            <w:tcW w:w="2449" w:type="dxa"/>
          </w:tcPr>
          <w:p w14:paraId="06AEB6C8" w14:textId="77777777" w:rsidR="009F68A6" w:rsidRPr="00CB32B7" w:rsidRDefault="009F68A6" w:rsidP="009F68A6">
            <w:pPr>
              <w:spacing w:before="60" w:after="60"/>
              <w:jc w:val="center"/>
              <w:rPr>
                <w:rFonts w:ascii="Helvetica" w:hAnsi="Helvetica"/>
                <w:b/>
                <w:szCs w:val="20"/>
              </w:rPr>
            </w:pPr>
            <w:r w:rsidRPr="00CB32B7">
              <w:rPr>
                <w:rFonts w:ascii="Helvetica" w:hAnsi="Helvetica"/>
                <w:b/>
                <w:szCs w:val="20"/>
              </w:rPr>
              <w:t>Potential Impact</w:t>
            </w:r>
          </w:p>
        </w:tc>
        <w:tc>
          <w:tcPr>
            <w:tcW w:w="1080" w:type="dxa"/>
          </w:tcPr>
          <w:p w14:paraId="77A6C123" w14:textId="77777777" w:rsidR="009F68A6" w:rsidRPr="00CB32B7" w:rsidRDefault="009F68A6" w:rsidP="00D94F7E">
            <w:pPr>
              <w:spacing w:before="60" w:after="60"/>
              <w:jc w:val="center"/>
              <w:rPr>
                <w:rFonts w:ascii="Helvetica" w:hAnsi="Helvetica"/>
                <w:b/>
                <w:szCs w:val="20"/>
              </w:rPr>
            </w:pPr>
            <w:r w:rsidRPr="00CB32B7">
              <w:rPr>
                <w:rFonts w:ascii="Helvetica" w:hAnsi="Helvetica"/>
                <w:b/>
                <w:szCs w:val="20"/>
              </w:rPr>
              <w:t>Priority (H, M, L)</w:t>
            </w:r>
          </w:p>
        </w:tc>
        <w:tc>
          <w:tcPr>
            <w:tcW w:w="1620" w:type="dxa"/>
          </w:tcPr>
          <w:p w14:paraId="534C5B8B" w14:textId="77777777" w:rsidR="009F68A6" w:rsidRPr="001D5ADD" w:rsidRDefault="009F68A6" w:rsidP="00D94F7E">
            <w:pPr>
              <w:spacing w:before="60" w:after="60"/>
              <w:jc w:val="center"/>
              <w:rPr>
                <w:rFonts w:ascii="Helvetica" w:hAnsi="Helvetica"/>
                <w:b/>
                <w:szCs w:val="20"/>
              </w:rPr>
            </w:pPr>
            <w:r w:rsidRPr="00CB32B7">
              <w:rPr>
                <w:rFonts w:ascii="Helvetica" w:hAnsi="Helvetica"/>
                <w:b/>
                <w:szCs w:val="20"/>
              </w:rPr>
              <w:t xml:space="preserve">Status </w:t>
            </w:r>
            <w:r w:rsidRPr="00CB32B7">
              <w:rPr>
                <w:rFonts w:ascii="Helvetica" w:hAnsi="Helvetica"/>
                <w:i/>
                <w:szCs w:val="20"/>
              </w:rPr>
              <w:t>(Open, Closed)</w:t>
            </w:r>
          </w:p>
        </w:tc>
      </w:tr>
      <w:tr w:rsidR="009F68A6" w:rsidRPr="001D5ADD" w14:paraId="44A0B813" w14:textId="77777777" w:rsidTr="005D5452">
        <w:trPr>
          <w:cantSplit/>
        </w:trPr>
        <w:tc>
          <w:tcPr>
            <w:tcW w:w="754" w:type="dxa"/>
          </w:tcPr>
          <w:p w14:paraId="209FE5AD" w14:textId="77777777" w:rsidR="009F68A6" w:rsidRPr="001D5ADD" w:rsidRDefault="00F151D6" w:rsidP="00D94F7E">
            <w:pPr>
              <w:spacing w:before="60" w:after="60"/>
              <w:rPr>
                <w:rFonts w:ascii="Helvetica" w:hAnsi="Helvetica"/>
                <w:szCs w:val="20"/>
              </w:rPr>
            </w:pPr>
            <w:r>
              <w:rPr>
                <w:rFonts w:ascii="Helvetica" w:hAnsi="Helvetica"/>
                <w:szCs w:val="20"/>
              </w:rPr>
              <w:t>1</w:t>
            </w:r>
          </w:p>
        </w:tc>
        <w:tc>
          <w:tcPr>
            <w:tcW w:w="2307" w:type="dxa"/>
          </w:tcPr>
          <w:p w14:paraId="313AE1F5" w14:textId="77777777" w:rsidR="009F68A6" w:rsidRPr="001D5ADD" w:rsidRDefault="00F151D6" w:rsidP="00D94F7E">
            <w:pPr>
              <w:spacing w:before="60" w:after="60"/>
              <w:rPr>
                <w:rFonts w:ascii="Helvetica" w:hAnsi="Helvetica"/>
                <w:szCs w:val="20"/>
              </w:rPr>
            </w:pPr>
            <w:r>
              <w:rPr>
                <w:rFonts w:ascii="Helvetica" w:hAnsi="Helvetica"/>
                <w:szCs w:val="20"/>
              </w:rPr>
              <w:t xml:space="preserve">NBIA and </w:t>
            </w:r>
            <w:proofErr w:type="spellStart"/>
            <w:r>
              <w:rPr>
                <w:rFonts w:ascii="Helvetica" w:hAnsi="Helvetica"/>
                <w:szCs w:val="20"/>
              </w:rPr>
              <w:t>caGRID</w:t>
            </w:r>
            <w:proofErr w:type="spellEnd"/>
            <w:r>
              <w:rPr>
                <w:rFonts w:ascii="Helvetica" w:hAnsi="Helvetica"/>
                <w:szCs w:val="20"/>
              </w:rPr>
              <w:t xml:space="preserve"> 1.4 test</w:t>
            </w:r>
          </w:p>
        </w:tc>
        <w:tc>
          <w:tcPr>
            <w:tcW w:w="1348" w:type="dxa"/>
          </w:tcPr>
          <w:p w14:paraId="3AFB521D" w14:textId="77777777" w:rsidR="009F68A6" w:rsidRPr="001D5ADD" w:rsidRDefault="00A37F29" w:rsidP="00D94F7E">
            <w:pPr>
              <w:spacing w:before="60" w:after="60"/>
              <w:rPr>
                <w:rFonts w:ascii="Helvetica" w:hAnsi="Helvetica"/>
                <w:szCs w:val="20"/>
              </w:rPr>
            </w:pPr>
            <w:r>
              <w:rPr>
                <w:rFonts w:ascii="Helvetica" w:hAnsi="Helvetica"/>
                <w:szCs w:val="20"/>
              </w:rPr>
              <w:t>NCIP</w:t>
            </w:r>
          </w:p>
        </w:tc>
        <w:tc>
          <w:tcPr>
            <w:tcW w:w="2449" w:type="dxa"/>
          </w:tcPr>
          <w:p w14:paraId="568A01C5" w14:textId="77777777" w:rsidR="009F68A6" w:rsidRPr="001D5ADD" w:rsidRDefault="00F151D6" w:rsidP="00D94F7E">
            <w:pPr>
              <w:spacing w:before="60" w:after="60"/>
              <w:rPr>
                <w:rFonts w:ascii="Helvetica" w:hAnsi="Helvetica"/>
                <w:szCs w:val="20"/>
              </w:rPr>
            </w:pPr>
            <w:r>
              <w:rPr>
                <w:rFonts w:ascii="Helvetica" w:hAnsi="Helvetica"/>
                <w:szCs w:val="20"/>
              </w:rPr>
              <w:t>Software develop</w:t>
            </w:r>
            <w:r w:rsidR="0086513E">
              <w:rPr>
                <w:rFonts w:ascii="Helvetica" w:hAnsi="Helvetica"/>
                <w:szCs w:val="20"/>
              </w:rPr>
              <w:t>ment</w:t>
            </w:r>
            <w:r>
              <w:rPr>
                <w:rFonts w:ascii="Helvetica" w:hAnsi="Helvetica"/>
                <w:szCs w:val="20"/>
              </w:rPr>
              <w:t xml:space="preserve"> may not </w:t>
            </w:r>
            <w:r w:rsidR="0086513E">
              <w:rPr>
                <w:rFonts w:ascii="Helvetica" w:hAnsi="Helvetica"/>
                <w:szCs w:val="20"/>
              </w:rPr>
              <w:t xml:space="preserve">be </w:t>
            </w:r>
            <w:r>
              <w:rPr>
                <w:rFonts w:ascii="Helvetica" w:hAnsi="Helvetica"/>
                <w:szCs w:val="20"/>
              </w:rPr>
              <w:t xml:space="preserve">fully working with the new NBIA and </w:t>
            </w:r>
            <w:proofErr w:type="spellStart"/>
            <w:r>
              <w:rPr>
                <w:rFonts w:ascii="Helvetica" w:hAnsi="Helvetica"/>
                <w:szCs w:val="20"/>
              </w:rPr>
              <w:t>caGRID</w:t>
            </w:r>
            <w:proofErr w:type="spellEnd"/>
            <w:r>
              <w:rPr>
                <w:rFonts w:ascii="Helvetica" w:hAnsi="Helvetica"/>
                <w:szCs w:val="20"/>
              </w:rPr>
              <w:t xml:space="preserve"> 1.4</w:t>
            </w:r>
            <w:r w:rsidR="00A30BDF">
              <w:rPr>
                <w:rFonts w:ascii="Helvetica" w:hAnsi="Helvetica"/>
                <w:szCs w:val="20"/>
              </w:rPr>
              <w:t>.</w:t>
            </w:r>
          </w:p>
        </w:tc>
        <w:tc>
          <w:tcPr>
            <w:tcW w:w="1080" w:type="dxa"/>
          </w:tcPr>
          <w:p w14:paraId="0772B73D" w14:textId="77777777" w:rsidR="009F68A6" w:rsidRPr="001D5ADD" w:rsidRDefault="00F151D6" w:rsidP="00D94F7E">
            <w:pPr>
              <w:spacing w:before="60" w:after="60"/>
              <w:rPr>
                <w:rFonts w:ascii="Helvetica" w:hAnsi="Helvetica"/>
                <w:szCs w:val="20"/>
              </w:rPr>
            </w:pPr>
            <w:r>
              <w:rPr>
                <w:rFonts w:ascii="Helvetica" w:hAnsi="Helvetica"/>
                <w:szCs w:val="20"/>
              </w:rPr>
              <w:t>H</w:t>
            </w:r>
          </w:p>
        </w:tc>
        <w:tc>
          <w:tcPr>
            <w:tcW w:w="1620" w:type="dxa"/>
          </w:tcPr>
          <w:p w14:paraId="56EC5C60" w14:textId="5B0E8907" w:rsidR="009F68A6" w:rsidRPr="001D5ADD" w:rsidRDefault="00080CE0" w:rsidP="00A04110">
            <w:pPr>
              <w:spacing w:before="60" w:after="60"/>
              <w:rPr>
                <w:rFonts w:ascii="Helvetica" w:hAnsi="Helvetica"/>
                <w:szCs w:val="20"/>
              </w:rPr>
            </w:pPr>
            <w:r>
              <w:rPr>
                <w:rFonts w:ascii="Helvetica" w:hAnsi="Helvetica"/>
                <w:szCs w:val="20"/>
              </w:rPr>
              <w:t>Closed</w:t>
            </w:r>
          </w:p>
        </w:tc>
      </w:tr>
    </w:tbl>
    <w:p w14:paraId="64C28BA3" w14:textId="77777777" w:rsidR="00B22E73" w:rsidRDefault="00B22E73" w:rsidP="003B6093">
      <w:pPr>
        <w:pStyle w:val="Heading1"/>
      </w:pPr>
      <w:bookmarkStart w:id="34" w:name="_Toc352426622"/>
      <w:bookmarkStart w:id="35" w:name="_Toc249001937"/>
      <w:r w:rsidRPr="00363D1B">
        <w:lastRenderedPageBreak/>
        <w:t>External Dependencies</w:t>
      </w:r>
      <w:bookmarkEnd w:id="34"/>
      <w:bookmarkEnd w:id="35"/>
    </w:p>
    <w:p w14:paraId="1673EB25" w14:textId="77777777" w:rsidR="0031025C" w:rsidRPr="0031025C" w:rsidRDefault="0031025C" w:rsidP="00BF10E0">
      <w:r>
        <w:t>No external dependencies at this time.</w:t>
      </w:r>
    </w:p>
    <w:p w14:paraId="7810B8BD" w14:textId="77777777" w:rsidR="00363D1B" w:rsidRDefault="00363D1B" w:rsidP="003B6093">
      <w:pPr>
        <w:pStyle w:val="Heading1"/>
      </w:pPr>
      <w:bookmarkStart w:id="36" w:name="_Toc352426623"/>
      <w:bookmarkStart w:id="37" w:name="_Toc249001938"/>
      <w:r w:rsidRPr="00CB32B7">
        <w:t>Status of Deliverables</w:t>
      </w:r>
      <w:bookmarkEnd w:id="36"/>
      <w:bookmarkEnd w:id="37"/>
    </w:p>
    <w:p w14:paraId="348C23BF" w14:textId="77777777" w:rsidR="007C7D71" w:rsidRPr="003B6093" w:rsidRDefault="00B3286A" w:rsidP="00233CDF">
      <w:r>
        <w:t>See MS Project</w:t>
      </w:r>
      <w:r w:rsidR="007B333C">
        <w:t>.</w:t>
      </w:r>
    </w:p>
    <w:sectPr w:rsidR="007C7D71" w:rsidRPr="003B6093" w:rsidSect="00251FF4">
      <w:footerReference w:type="first" r:id="rId2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1A1A651" w14:textId="77777777" w:rsidR="0062054E" w:rsidRDefault="0062054E" w:rsidP="000D081A">
      <w:r>
        <w:separator/>
      </w:r>
    </w:p>
  </w:endnote>
  <w:endnote w:type="continuationSeparator" w:id="0">
    <w:p w14:paraId="057F5B5B" w14:textId="77777777" w:rsidR="0062054E" w:rsidRDefault="0062054E" w:rsidP="000D08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Angsana New">
    <w:panose1 w:val="02020603050405020304"/>
    <w:charset w:val="00"/>
    <w:family w:val="roman"/>
    <w:pitch w:val="variable"/>
    <w:sig w:usb0="81000003" w:usb1="00000000" w:usb2="00000000" w:usb3="00000000" w:csb0="00010001" w:csb1="00000000"/>
  </w:font>
  <w:font w:name="Times">
    <w:panose1 w:val="020206030504050203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00"/>
    <w:family w:val="swiss"/>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0000012" w:usb3="00000000" w:csb0="0002009F"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7833F5" w14:textId="77777777" w:rsidR="00564A57" w:rsidRDefault="00564A5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7986480"/>
      <w:docPartObj>
        <w:docPartGallery w:val="Page Numbers (Bottom of Page)"/>
        <w:docPartUnique/>
      </w:docPartObj>
    </w:sdtPr>
    <w:sdtEndPr>
      <w:rPr>
        <w:noProof/>
      </w:rPr>
    </w:sdtEndPr>
    <w:sdtContent>
      <w:p w14:paraId="374B2AE5" w14:textId="77777777" w:rsidR="00C5492D" w:rsidRDefault="00C5492D">
        <w:pPr>
          <w:pStyle w:val="Footer"/>
          <w:jc w:val="center"/>
        </w:pPr>
        <w:r>
          <w:fldChar w:fldCharType="begin"/>
        </w:r>
        <w:r>
          <w:instrText xml:space="preserve"> PAGE   \* MERGEFORMAT </w:instrText>
        </w:r>
        <w:r>
          <w:fldChar w:fldCharType="separate"/>
        </w:r>
        <w:r w:rsidR="00564A57">
          <w:rPr>
            <w:noProof/>
          </w:rPr>
          <w:t>11</w:t>
        </w:r>
        <w:r>
          <w:rPr>
            <w:noProof/>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78D37E" w14:textId="77777777" w:rsidR="00C5492D" w:rsidRDefault="00C5492D">
    <w:pPr>
      <w:pStyle w:val="Footer"/>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53717069"/>
      <w:docPartObj>
        <w:docPartGallery w:val="Page Numbers (Bottom of Page)"/>
        <w:docPartUnique/>
      </w:docPartObj>
    </w:sdtPr>
    <w:sdtEndPr>
      <w:rPr>
        <w:noProof/>
      </w:rPr>
    </w:sdtEndPr>
    <w:sdtContent>
      <w:p w14:paraId="32D30C93" w14:textId="77777777" w:rsidR="00C5492D" w:rsidRDefault="00C5492D">
        <w:pPr>
          <w:pStyle w:val="Footer"/>
          <w:jc w:val="center"/>
        </w:pPr>
        <w:r>
          <w:fldChar w:fldCharType="begin"/>
        </w:r>
        <w:r>
          <w:instrText xml:space="preserve"> PAGE   \* MERGEFORMAT </w:instrText>
        </w:r>
        <w:r>
          <w:fldChar w:fldCharType="separate"/>
        </w:r>
        <w:r w:rsidR="00564A57">
          <w:rPr>
            <w:noProof/>
          </w:rPr>
          <w:t>i</w:t>
        </w:r>
        <w:r>
          <w:rPr>
            <w:noProof/>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48055121"/>
      <w:docPartObj>
        <w:docPartGallery w:val="Page Numbers (Bottom of Page)"/>
        <w:docPartUnique/>
      </w:docPartObj>
    </w:sdtPr>
    <w:sdtEndPr>
      <w:rPr>
        <w:noProof/>
      </w:rPr>
    </w:sdtEndPr>
    <w:sdtContent>
      <w:p w14:paraId="4CB0281D" w14:textId="77777777" w:rsidR="00C5492D" w:rsidRDefault="00C5492D">
        <w:pPr>
          <w:pStyle w:val="Footer"/>
          <w:jc w:val="center"/>
        </w:pPr>
        <w:r>
          <w:fldChar w:fldCharType="begin"/>
        </w:r>
        <w:r>
          <w:instrText xml:space="preserve"> PAGE   \* MERGEFORMAT </w:instrText>
        </w:r>
        <w:r>
          <w:fldChar w:fldCharType="separate"/>
        </w:r>
        <w:r w:rsidR="00564A57">
          <w:rPr>
            <w:noProof/>
          </w:rPr>
          <w:t>2</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552DC0B" w14:textId="77777777" w:rsidR="0062054E" w:rsidRDefault="0062054E" w:rsidP="000D081A">
      <w:r>
        <w:separator/>
      </w:r>
    </w:p>
  </w:footnote>
  <w:footnote w:type="continuationSeparator" w:id="0">
    <w:p w14:paraId="4216C153" w14:textId="77777777" w:rsidR="0062054E" w:rsidRDefault="0062054E" w:rsidP="000D081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1EDECB" w14:textId="77777777" w:rsidR="00564A57" w:rsidRDefault="00564A5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DB0CFB" w14:textId="77777777" w:rsidR="00C5492D" w:rsidRPr="00AE7077" w:rsidRDefault="00C5492D" w:rsidP="00FF68C2">
    <w:pPr>
      <w:pStyle w:val="Header"/>
      <w:jc w:val="right"/>
      <w:rPr>
        <w:rFonts w:ascii="Helvetica" w:hAnsi="Helvetica"/>
      </w:rPr>
    </w:pPr>
    <w:r w:rsidRPr="00AE7077">
      <w:rPr>
        <w:rFonts w:ascii="Helvetica" w:hAnsi="Helvetica"/>
      </w:rPr>
      <w:t xml:space="preserve">Monthly Status Report AIM </w:t>
    </w:r>
    <w:r>
      <w:rPr>
        <w:rFonts w:ascii="Helvetica" w:hAnsi="Helvetica"/>
      </w:rPr>
      <w:t>December</w:t>
    </w:r>
    <w:r w:rsidRPr="00AE7077">
      <w:rPr>
        <w:rFonts w:ascii="Helvetica" w:hAnsi="Helvetica"/>
      </w:rPr>
      <w:t xml:space="preserve"> 2013</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44B7BF" w14:textId="77777777" w:rsidR="00564A57" w:rsidRDefault="00564A5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601BA"/>
    <w:multiLevelType w:val="hybridMultilevel"/>
    <w:tmpl w:val="E2AEC7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0FF6687"/>
    <w:multiLevelType w:val="hybridMultilevel"/>
    <w:tmpl w:val="426A2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FE42D6"/>
    <w:multiLevelType w:val="hybridMultilevel"/>
    <w:tmpl w:val="9F8AFF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1C2402"/>
    <w:multiLevelType w:val="hybridMultilevel"/>
    <w:tmpl w:val="38D0D11A"/>
    <w:lvl w:ilvl="0" w:tplc="04090019">
      <w:start w:val="1"/>
      <w:numFmt w:val="lowerLetter"/>
      <w:lvlText w:val="%1."/>
      <w:lvlJc w:val="left"/>
      <w:pPr>
        <w:ind w:left="2880" w:hanging="360"/>
      </w:pPr>
    </w:lvl>
    <w:lvl w:ilvl="1" w:tplc="04090019">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
    <w:nsid w:val="11005C10"/>
    <w:multiLevelType w:val="hybridMultilevel"/>
    <w:tmpl w:val="5A668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61966DE"/>
    <w:multiLevelType w:val="hybridMultilevel"/>
    <w:tmpl w:val="65EC7E2E"/>
    <w:lvl w:ilvl="0" w:tplc="04090001">
      <w:start w:val="1"/>
      <w:numFmt w:val="bullet"/>
      <w:lvlText w:val=""/>
      <w:lvlJc w:val="left"/>
      <w:pPr>
        <w:ind w:left="778" w:hanging="360"/>
      </w:pPr>
      <w:rPr>
        <w:rFonts w:ascii="Symbol" w:hAnsi="Symbol" w:hint="default"/>
      </w:rPr>
    </w:lvl>
    <w:lvl w:ilvl="1" w:tplc="15B4DF2A">
      <w:numFmt w:val="bullet"/>
      <w:lvlText w:val="-"/>
      <w:lvlJc w:val="left"/>
      <w:pPr>
        <w:ind w:left="1498" w:hanging="360"/>
      </w:pPr>
      <w:rPr>
        <w:rFonts w:ascii="Arial" w:eastAsia="Calibri" w:hAnsi="Arial" w:cs="Arial" w:hint="default"/>
      </w:rPr>
    </w:lvl>
    <w:lvl w:ilvl="2" w:tplc="35F2E2AE">
      <w:numFmt w:val="bullet"/>
      <w:lvlText w:val="•"/>
      <w:lvlJc w:val="left"/>
      <w:pPr>
        <w:ind w:left="2218" w:hanging="360"/>
      </w:pPr>
      <w:rPr>
        <w:rFonts w:ascii="Arial" w:eastAsia="Calibri" w:hAnsi="Arial" w:cs="Arial"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6">
    <w:nsid w:val="1A9D2127"/>
    <w:multiLevelType w:val="hybridMultilevel"/>
    <w:tmpl w:val="3D86CF06"/>
    <w:lvl w:ilvl="0" w:tplc="02C82914">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3E37F39"/>
    <w:multiLevelType w:val="hybridMultilevel"/>
    <w:tmpl w:val="F40E6A02"/>
    <w:lvl w:ilvl="0" w:tplc="04090019">
      <w:start w:val="1"/>
      <w:numFmt w:val="lowerLetter"/>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8">
    <w:nsid w:val="248F2B35"/>
    <w:multiLevelType w:val="hybridMultilevel"/>
    <w:tmpl w:val="15E2BD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BB2065D"/>
    <w:multiLevelType w:val="hybridMultilevel"/>
    <w:tmpl w:val="9D3EF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C6C7525"/>
    <w:multiLevelType w:val="hybridMultilevel"/>
    <w:tmpl w:val="D99A684A"/>
    <w:lvl w:ilvl="0" w:tplc="04090001">
      <w:start w:val="1"/>
      <w:numFmt w:val="bullet"/>
      <w:lvlText w:val=""/>
      <w:lvlJc w:val="left"/>
      <w:pPr>
        <w:ind w:left="720" w:hanging="360"/>
      </w:pPr>
      <w:rPr>
        <w:rFonts w:ascii="Symbol" w:hAnsi="Symbol" w:hint="default"/>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EEC57A5"/>
    <w:multiLevelType w:val="hybridMultilevel"/>
    <w:tmpl w:val="252C5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1E96BC3"/>
    <w:multiLevelType w:val="multilevel"/>
    <w:tmpl w:val="C2FA6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nsid w:val="321D31C5"/>
    <w:multiLevelType w:val="hybridMultilevel"/>
    <w:tmpl w:val="191EE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43D4982"/>
    <w:multiLevelType w:val="multilevel"/>
    <w:tmpl w:val="66D44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nsid w:val="356E7828"/>
    <w:multiLevelType w:val="hybridMultilevel"/>
    <w:tmpl w:val="B2E23942"/>
    <w:lvl w:ilvl="0" w:tplc="04090003">
      <w:start w:val="1"/>
      <w:numFmt w:val="bullet"/>
      <w:lvlText w:val="o"/>
      <w:lvlJc w:val="left"/>
      <w:pPr>
        <w:ind w:left="1080" w:hanging="360"/>
      </w:pPr>
      <w:rPr>
        <w:rFonts w:ascii="Courier New" w:hAnsi="Courier New" w:cs="Courier New" w:hint="default"/>
      </w:rPr>
    </w:lvl>
    <w:lvl w:ilvl="1" w:tplc="04090019">
      <w:start w:val="1"/>
      <w:numFmt w:val="lowerLetter"/>
      <w:lvlText w:val="%2."/>
      <w:lvlJc w:val="left"/>
      <w:pPr>
        <w:ind w:left="1800" w:hanging="360"/>
      </w:pPr>
    </w:lvl>
    <w:lvl w:ilvl="2" w:tplc="04090001">
      <w:start w:val="1"/>
      <w:numFmt w:val="bullet"/>
      <w:lvlText w:val=""/>
      <w:lvlJc w:val="left"/>
      <w:pPr>
        <w:ind w:left="2520" w:hanging="180"/>
      </w:pPr>
      <w:rPr>
        <w:rFonts w:ascii="Symbol" w:hAnsi="Symbol"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367C68E6"/>
    <w:multiLevelType w:val="hybridMultilevel"/>
    <w:tmpl w:val="00F87AC2"/>
    <w:lvl w:ilvl="0" w:tplc="CA9E8A64">
      <w:start w:val="1"/>
      <w:numFmt w:val="lowerLetter"/>
      <w:lvlText w:val="%1."/>
      <w:lvlJc w:val="left"/>
      <w:pPr>
        <w:ind w:left="720" w:hanging="360"/>
      </w:pPr>
      <w:rPr>
        <w:rFonts w:ascii="Arial" w:hAnsi="Arial" w:cs="Arial"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A131F7C"/>
    <w:multiLevelType w:val="hybridMultilevel"/>
    <w:tmpl w:val="0CE27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D0E1140"/>
    <w:multiLevelType w:val="hybridMultilevel"/>
    <w:tmpl w:val="159080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20030A8"/>
    <w:multiLevelType w:val="hybridMultilevel"/>
    <w:tmpl w:val="C61E1B7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46C252EC"/>
    <w:multiLevelType w:val="hybridMultilevel"/>
    <w:tmpl w:val="62E422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6E342D3"/>
    <w:multiLevelType w:val="hybridMultilevel"/>
    <w:tmpl w:val="A72CB4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8B162A0"/>
    <w:multiLevelType w:val="hybridMultilevel"/>
    <w:tmpl w:val="ECD682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B6A6CCD"/>
    <w:multiLevelType w:val="hybridMultilevel"/>
    <w:tmpl w:val="636235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B832D4C"/>
    <w:multiLevelType w:val="multilevel"/>
    <w:tmpl w:val="DF2A0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nsid w:val="4C964AB6"/>
    <w:multiLevelType w:val="hybridMultilevel"/>
    <w:tmpl w:val="C1009C6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9">
      <w:start w:val="1"/>
      <w:numFmt w:val="lowerLetter"/>
      <w:lvlText w:val="%3."/>
      <w:lvlJc w:val="lef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4D0E4BB9"/>
    <w:multiLevelType w:val="hybridMultilevel"/>
    <w:tmpl w:val="715E81A2"/>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01">
      <w:start w:val="1"/>
      <w:numFmt w:val="bullet"/>
      <w:lvlText w:val=""/>
      <w:lvlJc w:val="left"/>
      <w:pPr>
        <w:ind w:left="2520" w:hanging="180"/>
      </w:pPr>
      <w:rPr>
        <w:rFonts w:ascii="Symbol" w:hAnsi="Symbol"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51882594"/>
    <w:multiLevelType w:val="hybridMultilevel"/>
    <w:tmpl w:val="552033E6"/>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57B8679F"/>
    <w:multiLevelType w:val="hybridMultilevel"/>
    <w:tmpl w:val="391C6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8590A3F"/>
    <w:multiLevelType w:val="multilevel"/>
    <w:tmpl w:val="723CD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nsid w:val="59B94675"/>
    <w:multiLevelType w:val="hybridMultilevel"/>
    <w:tmpl w:val="63A631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A69425F"/>
    <w:multiLevelType w:val="hybridMultilevel"/>
    <w:tmpl w:val="F31E4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FE801F3"/>
    <w:multiLevelType w:val="hybridMultilevel"/>
    <w:tmpl w:val="08089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2582252"/>
    <w:multiLevelType w:val="hybridMultilevel"/>
    <w:tmpl w:val="A9FCD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73A57C9"/>
    <w:multiLevelType w:val="hybridMultilevel"/>
    <w:tmpl w:val="FE942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7B8591E"/>
    <w:multiLevelType w:val="hybridMultilevel"/>
    <w:tmpl w:val="41B0739A"/>
    <w:lvl w:ilvl="0" w:tplc="04090001">
      <w:start w:val="1"/>
      <w:numFmt w:val="bullet"/>
      <w:lvlText w:val=""/>
      <w:lvlJc w:val="left"/>
      <w:pPr>
        <w:ind w:left="432" w:hanging="360"/>
      </w:pPr>
      <w:rPr>
        <w:rFonts w:ascii="Symbol" w:hAnsi="Symbol" w:hint="default"/>
      </w:rPr>
    </w:lvl>
    <w:lvl w:ilvl="1" w:tplc="04090003">
      <w:start w:val="1"/>
      <w:numFmt w:val="bullet"/>
      <w:lvlText w:val="o"/>
      <w:lvlJc w:val="left"/>
      <w:pPr>
        <w:ind w:left="1152" w:hanging="360"/>
      </w:pPr>
      <w:rPr>
        <w:rFonts w:ascii="Courier New" w:hAnsi="Courier New" w:cs="Courier New" w:hint="default"/>
      </w:rPr>
    </w:lvl>
    <w:lvl w:ilvl="2" w:tplc="04090005">
      <w:start w:val="1"/>
      <w:numFmt w:val="bullet"/>
      <w:lvlText w:val=""/>
      <w:lvlJc w:val="left"/>
      <w:pPr>
        <w:ind w:left="1872" w:hanging="360"/>
      </w:pPr>
      <w:rPr>
        <w:rFonts w:ascii="Wingdings" w:hAnsi="Wingdings" w:hint="default"/>
      </w:rPr>
    </w:lvl>
    <w:lvl w:ilvl="3" w:tplc="04090003">
      <w:start w:val="1"/>
      <w:numFmt w:val="bullet"/>
      <w:lvlText w:val="o"/>
      <w:lvlJc w:val="left"/>
      <w:pPr>
        <w:ind w:left="2592" w:hanging="360"/>
      </w:pPr>
      <w:rPr>
        <w:rFonts w:ascii="Courier New" w:hAnsi="Courier New" w:cs="Courier New"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36">
    <w:nsid w:val="69AD71A6"/>
    <w:multiLevelType w:val="hybridMultilevel"/>
    <w:tmpl w:val="27589F68"/>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nsid w:val="6C6521DB"/>
    <w:multiLevelType w:val="hybridMultilevel"/>
    <w:tmpl w:val="0CD0C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C827ED0"/>
    <w:multiLevelType w:val="hybridMultilevel"/>
    <w:tmpl w:val="77C41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F56118F"/>
    <w:multiLevelType w:val="hybridMultilevel"/>
    <w:tmpl w:val="B4BE9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1F931AA"/>
    <w:multiLevelType w:val="hybridMultilevel"/>
    <w:tmpl w:val="FE465BB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2B73658"/>
    <w:multiLevelType w:val="hybridMultilevel"/>
    <w:tmpl w:val="21D2F3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666082C"/>
    <w:multiLevelType w:val="hybridMultilevel"/>
    <w:tmpl w:val="6BA056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6EA40E0"/>
    <w:multiLevelType w:val="hybridMultilevel"/>
    <w:tmpl w:val="2BD4D1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
    <w:nsid w:val="781E739B"/>
    <w:multiLevelType w:val="hybridMultilevel"/>
    <w:tmpl w:val="9C88A0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D0E5D6E"/>
    <w:multiLevelType w:val="hybridMultilevel"/>
    <w:tmpl w:val="3ECCA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FA66154"/>
    <w:multiLevelType w:val="hybridMultilevel"/>
    <w:tmpl w:val="D7462E6C"/>
    <w:lvl w:ilvl="0" w:tplc="04090019">
      <w:start w:val="1"/>
      <w:numFmt w:val="lowerLetter"/>
      <w:lvlText w:val="%1."/>
      <w:lvlJc w:val="left"/>
      <w:pPr>
        <w:ind w:left="1080" w:hanging="360"/>
      </w:pPr>
    </w:lvl>
    <w:lvl w:ilvl="1" w:tplc="4CB08938">
      <w:start w:val="1"/>
      <w:numFmt w:val="lowerLetter"/>
      <w:lvlText w:val="%2."/>
      <w:lvlJc w:val="left"/>
      <w:pPr>
        <w:ind w:left="1800" w:hanging="360"/>
      </w:pPr>
      <w:rPr>
        <w:rFonts w:ascii="Arial" w:hAnsi="Arial" w:cs="Arial" w:hint="default"/>
        <w:sz w:val="20"/>
        <w:szCs w:val="20"/>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nsid w:val="7FFE7BF8"/>
    <w:multiLevelType w:val="hybridMultilevel"/>
    <w:tmpl w:val="5AB2B42E"/>
    <w:lvl w:ilvl="0" w:tplc="04090001">
      <w:start w:val="1"/>
      <w:numFmt w:val="bullet"/>
      <w:lvlText w:val=""/>
      <w:lvlJc w:val="left"/>
      <w:pPr>
        <w:ind w:left="789" w:hanging="360"/>
      </w:pPr>
      <w:rPr>
        <w:rFonts w:ascii="Symbol" w:hAnsi="Symbol" w:hint="default"/>
      </w:rPr>
    </w:lvl>
    <w:lvl w:ilvl="1" w:tplc="04090003">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num w:numId="1">
    <w:abstractNumId w:val="5"/>
  </w:num>
  <w:num w:numId="2">
    <w:abstractNumId w:val="32"/>
  </w:num>
  <w:num w:numId="3">
    <w:abstractNumId w:val="2"/>
  </w:num>
  <w:num w:numId="4">
    <w:abstractNumId w:val="21"/>
  </w:num>
  <w:num w:numId="5">
    <w:abstractNumId w:val="18"/>
  </w:num>
  <w:num w:numId="6">
    <w:abstractNumId w:val="27"/>
  </w:num>
  <w:num w:numId="7">
    <w:abstractNumId w:val="41"/>
  </w:num>
  <w:num w:numId="8">
    <w:abstractNumId w:val="9"/>
  </w:num>
  <w:num w:numId="9">
    <w:abstractNumId w:val="36"/>
  </w:num>
  <w:num w:numId="10">
    <w:abstractNumId w:val="37"/>
  </w:num>
  <w:num w:numId="11">
    <w:abstractNumId w:val="3"/>
  </w:num>
  <w:num w:numId="12">
    <w:abstractNumId w:val="35"/>
  </w:num>
  <w:num w:numId="13">
    <w:abstractNumId w:val="39"/>
  </w:num>
  <w:num w:numId="14">
    <w:abstractNumId w:val="46"/>
  </w:num>
  <w:num w:numId="15">
    <w:abstractNumId w:val="30"/>
  </w:num>
  <w:num w:numId="16">
    <w:abstractNumId w:val="24"/>
  </w:num>
  <w:num w:numId="17">
    <w:abstractNumId w:val="14"/>
  </w:num>
  <w:num w:numId="18">
    <w:abstractNumId w:val="8"/>
  </w:num>
  <w:num w:numId="19">
    <w:abstractNumId w:val="29"/>
  </w:num>
  <w:num w:numId="20">
    <w:abstractNumId w:val="12"/>
  </w:num>
  <w:num w:numId="21">
    <w:abstractNumId w:val="38"/>
  </w:num>
  <w:num w:numId="22">
    <w:abstractNumId w:val="1"/>
  </w:num>
  <w:num w:numId="23">
    <w:abstractNumId w:val="31"/>
  </w:num>
  <w:num w:numId="24">
    <w:abstractNumId w:val="7"/>
  </w:num>
  <w:num w:numId="25">
    <w:abstractNumId w:val="16"/>
  </w:num>
  <w:num w:numId="26">
    <w:abstractNumId w:val="40"/>
  </w:num>
  <w:num w:numId="27">
    <w:abstractNumId w:val="19"/>
  </w:num>
  <w:num w:numId="28">
    <w:abstractNumId w:val="25"/>
  </w:num>
  <w:num w:numId="29">
    <w:abstractNumId w:val="22"/>
  </w:num>
  <w:num w:numId="30">
    <w:abstractNumId w:val="42"/>
  </w:num>
  <w:num w:numId="31">
    <w:abstractNumId w:val="34"/>
  </w:num>
  <w:num w:numId="32">
    <w:abstractNumId w:val="26"/>
  </w:num>
  <w:num w:numId="33">
    <w:abstractNumId w:val="4"/>
  </w:num>
  <w:num w:numId="34">
    <w:abstractNumId w:val="17"/>
  </w:num>
  <w:num w:numId="35">
    <w:abstractNumId w:val="33"/>
  </w:num>
  <w:num w:numId="36">
    <w:abstractNumId w:val="45"/>
  </w:num>
  <w:num w:numId="37">
    <w:abstractNumId w:val="0"/>
  </w:num>
  <w:num w:numId="38">
    <w:abstractNumId w:val="10"/>
  </w:num>
  <w:num w:numId="39">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3"/>
  </w:num>
  <w:num w:numId="41">
    <w:abstractNumId w:val="47"/>
  </w:num>
  <w:num w:numId="42">
    <w:abstractNumId w:val="11"/>
  </w:num>
  <w:num w:numId="43">
    <w:abstractNumId w:val="20"/>
  </w:num>
  <w:num w:numId="44">
    <w:abstractNumId w:val="6"/>
  </w:num>
  <w:num w:numId="45">
    <w:abstractNumId w:val="23"/>
  </w:num>
  <w:num w:numId="46">
    <w:abstractNumId w:val="15"/>
  </w:num>
  <w:num w:numId="47">
    <w:abstractNumId w:val="44"/>
  </w:num>
  <w:num w:numId="48">
    <w:abstractNumId w:val="2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removePersonalInformation/>
  <w:removeDateAndTime/>
  <w:proofState w:spelling="clean" w:grammar="clean"/>
  <w:trackRevisions/>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081A"/>
    <w:rsid w:val="00001418"/>
    <w:rsid w:val="0000219B"/>
    <w:rsid w:val="00002BB2"/>
    <w:rsid w:val="0000479E"/>
    <w:rsid w:val="00012490"/>
    <w:rsid w:val="000124C7"/>
    <w:rsid w:val="00012629"/>
    <w:rsid w:val="0001467F"/>
    <w:rsid w:val="000146B7"/>
    <w:rsid w:val="00016925"/>
    <w:rsid w:val="000172F8"/>
    <w:rsid w:val="00022377"/>
    <w:rsid w:val="00023116"/>
    <w:rsid w:val="00024C01"/>
    <w:rsid w:val="00027AAD"/>
    <w:rsid w:val="000305F6"/>
    <w:rsid w:val="00030E49"/>
    <w:rsid w:val="00033E6A"/>
    <w:rsid w:val="00034C28"/>
    <w:rsid w:val="00034C6F"/>
    <w:rsid w:val="00035344"/>
    <w:rsid w:val="000427A5"/>
    <w:rsid w:val="00044212"/>
    <w:rsid w:val="000453FB"/>
    <w:rsid w:val="000461C7"/>
    <w:rsid w:val="00046A0A"/>
    <w:rsid w:val="0005183B"/>
    <w:rsid w:val="000550F7"/>
    <w:rsid w:val="00056126"/>
    <w:rsid w:val="00056C35"/>
    <w:rsid w:val="00065D94"/>
    <w:rsid w:val="00066D09"/>
    <w:rsid w:val="000676AA"/>
    <w:rsid w:val="000716E8"/>
    <w:rsid w:val="00071A42"/>
    <w:rsid w:val="00072853"/>
    <w:rsid w:val="00072A55"/>
    <w:rsid w:val="00073CF9"/>
    <w:rsid w:val="00076374"/>
    <w:rsid w:val="00077B2D"/>
    <w:rsid w:val="00077D5F"/>
    <w:rsid w:val="000805F6"/>
    <w:rsid w:val="00080CE0"/>
    <w:rsid w:val="0008318C"/>
    <w:rsid w:val="000835DD"/>
    <w:rsid w:val="0008387F"/>
    <w:rsid w:val="00084BDF"/>
    <w:rsid w:val="0009026B"/>
    <w:rsid w:val="000904AD"/>
    <w:rsid w:val="00090FB3"/>
    <w:rsid w:val="0009101F"/>
    <w:rsid w:val="000914C9"/>
    <w:rsid w:val="00093D4C"/>
    <w:rsid w:val="000A154F"/>
    <w:rsid w:val="000A2752"/>
    <w:rsid w:val="000A3745"/>
    <w:rsid w:val="000A4190"/>
    <w:rsid w:val="000A46A5"/>
    <w:rsid w:val="000A4E7E"/>
    <w:rsid w:val="000A4FD1"/>
    <w:rsid w:val="000A559E"/>
    <w:rsid w:val="000A7ECF"/>
    <w:rsid w:val="000B0B57"/>
    <w:rsid w:val="000B0F15"/>
    <w:rsid w:val="000B2966"/>
    <w:rsid w:val="000B2F6F"/>
    <w:rsid w:val="000B3E7A"/>
    <w:rsid w:val="000B43B0"/>
    <w:rsid w:val="000B5B8E"/>
    <w:rsid w:val="000B7698"/>
    <w:rsid w:val="000C1FE5"/>
    <w:rsid w:val="000C4698"/>
    <w:rsid w:val="000C4CC8"/>
    <w:rsid w:val="000C5968"/>
    <w:rsid w:val="000C72DB"/>
    <w:rsid w:val="000D081A"/>
    <w:rsid w:val="000D17C9"/>
    <w:rsid w:val="000D1979"/>
    <w:rsid w:val="000D6110"/>
    <w:rsid w:val="000D64EE"/>
    <w:rsid w:val="000D67C5"/>
    <w:rsid w:val="000E4246"/>
    <w:rsid w:val="000E438B"/>
    <w:rsid w:val="000E44F9"/>
    <w:rsid w:val="000E46C0"/>
    <w:rsid w:val="000E5C6A"/>
    <w:rsid w:val="000E646E"/>
    <w:rsid w:val="000F12C8"/>
    <w:rsid w:val="000F1B7E"/>
    <w:rsid w:val="000F2AF1"/>
    <w:rsid w:val="000F2F12"/>
    <w:rsid w:val="000F4188"/>
    <w:rsid w:val="000F4B01"/>
    <w:rsid w:val="000F5A42"/>
    <w:rsid w:val="000F6592"/>
    <w:rsid w:val="000F7717"/>
    <w:rsid w:val="00100966"/>
    <w:rsid w:val="0010142F"/>
    <w:rsid w:val="00103443"/>
    <w:rsid w:val="001037D0"/>
    <w:rsid w:val="00103923"/>
    <w:rsid w:val="00112E73"/>
    <w:rsid w:val="0011538B"/>
    <w:rsid w:val="00115404"/>
    <w:rsid w:val="00115B12"/>
    <w:rsid w:val="001169C6"/>
    <w:rsid w:val="00116D5D"/>
    <w:rsid w:val="001177B0"/>
    <w:rsid w:val="001214F2"/>
    <w:rsid w:val="00121A59"/>
    <w:rsid w:val="00125482"/>
    <w:rsid w:val="001322CE"/>
    <w:rsid w:val="00132B48"/>
    <w:rsid w:val="00133639"/>
    <w:rsid w:val="00133F3C"/>
    <w:rsid w:val="001350E9"/>
    <w:rsid w:val="00135390"/>
    <w:rsid w:val="00135CAE"/>
    <w:rsid w:val="00136DE2"/>
    <w:rsid w:val="00141E8E"/>
    <w:rsid w:val="001444E0"/>
    <w:rsid w:val="00145481"/>
    <w:rsid w:val="001478C1"/>
    <w:rsid w:val="00147AF0"/>
    <w:rsid w:val="00151663"/>
    <w:rsid w:val="00152439"/>
    <w:rsid w:val="00152851"/>
    <w:rsid w:val="00152EF3"/>
    <w:rsid w:val="0015614A"/>
    <w:rsid w:val="001609F1"/>
    <w:rsid w:val="00163330"/>
    <w:rsid w:val="001633EC"/>
    <w:rsid w:val="00164D8F"/>
    <w:rsid w:val="00165748"/>
    <w:rsid w:val="001710DB"/>
    <w:rsid w:val="00171A42"/>
    <w:rsid w:val="00171FDF"/>
    <w:rsid w:val="00172AC0"/>
    <w:rsid w:val="0017605D"/>
    <w:rsid w:val="0018023E"/>
    <w:rsid w:val="001808C7"/>
    <w:rsid w:val="00182A6F"/>
    <w:rsid w:val="001836C4"/>
    <w:rsid w:val="001843A4"/>
    <w:rsid w:val="00184D4F"/>
    <w:rsid w:val="0018617D"/>
    <w:rsid w:val="00186851"/>
    <w:rsid w:val="00186B6D"/>
    <w:rsid w:val="001871ED"/>
    <w:rsid w:val="001872BF"/>
    <w:rsid w:val="00194EE1"/>
    <w:rsid w:val="001951CC"/>
    <w:rsid w:val="00196F8D"/>
    <w:rsid w:val="001A0C75"/>
    <w:rsid w:val="001A11CD"/>
    <w:rsid w:val="001A341B"/>
    <w:rsid w:val="001A4057"/>
    <w:rsid w:val="001A51F9"/>
    <w:rsid w:val="001A5AA0"/>
    <w:rsid w:val="001A6148"/>
    <w:rsid w:val="001A6E72"/>
    <w:rsid w:val="001B0151"/>
    <w:rsid w:val="001B1438"/>
    <w:rsid w:val="001B1485"/>
    <w:rsid w:val="001B17AB"/>
    <w:rsid w:val="001B217A"/>
    <w:rsid w:val="001B27E4"/>
    <w:rsid w:val="001B288F"/>
    <w:rsid w:val="001B3447"/>
    <w:rsid w:val="001B375C"/>
    <w:rsid w:val="001B3BC5"/>
    <w:rsid w:val="001B50E3"/>
    <w:rsid w:val="001B6A50"/>
    <w:rsid w:val="001B71C6"/>
    <w:rsid w:val="001B790B"/>
    <w:rsid w:val="001B7972"/>
    <w:rsid w:val="001C21B8"/>
    <w:rsid w:val="001C48D9"/>
    <w:rsid w:val="001C73CE"/>
    <w:rsid w:val="001D056C"/>
    <w:rsid w:val="001D2ED9"/>
    <w:rsid w:val="001D5ADD"/>
    <w:rsid w:val="001D6ED3"/>
    <w:rsid w:val="001D71B5"/>
    <w:rsid w:val="001E0B36"/>
    <w:rsid w:val="001E0F1E"/>
    <w:rsid w:val="001E0F53"/>
    <w:rsid w:val="001E1B5C"/>
    <w:rsid w:val="001E376A"/>
    <w:rsid w:val="001E6274"/>
    <w:rsid w:val="001E64DC"/>
    <w:rsid w:val="001E7F3B"/>
    <w:rsid w:val="001F259E"/>
    <w:rsid w:val="001F3BE8"/>
    <w:rsid w:val="001F4CE0"/>
    <w:rsid w:val="001F524C"/>
    <w:rsid w:val="001F5DB1"/>
    <w:rsid w:val="001F6997"/>
    <w:rsid w:val="0020078A"/>
    <w:rsid w:val="0020086E"/>
    <w:rsid w:val="00202847"/>
    <w:rsid w:val="002042FE"/>
    <w:rsid w:val="00204C72"/>
    <w:rsid w:val="00205A0E"/>
    <w:rsid w:val="002068C6"/>
    <w:rsid w:val="00206D8B"/>
    <w:rsid w:val="002076AF"/>
    <w:rsid w:val="00207787"/>
    <w:rsid w:val="002077E5"/>
    <w:rsid w:val="0021218A"/>
    <w:rsid w:val="00215FD9"/>
    <w:rsid w:val="00217384"/>
    <w:rsid w:val="00221A2B"/>
    <w:rsid w:val="00221A40"/>
    <w:rsid w:val="00223B71"/>
    <w:rsid w:val="00223D48"/>
    <w:rsid w:val="002268A0"/>
    <w:rsid w:val="002315B9"/>
    <w:rsid w:val="00231B08"/>
    <w:rsid w:val="00232267"/>
    <w:rsid w:val="00233CDF"/>
    <w:rsid w:val="0023425B"/>
    <w:rsid w:val="00234C9B"/>
    <w:rsid w:val="00236DF6"/>
    <w:rsid w:val="0024048B"/>
    <w:rsid w:val="00241390"/>
    <w:rsid w:val="002432A4"/>
    <w:rsid w:val="002436A0"/>
    <w:rsid w:val="002444B5"/>
    <w:rsid w:val="00246DAD"/>
    <w:rsid w:val="002475AB"/>
    <w:rsid w:val="002515C4"/>
    <w:rsid w:val="00251FF4"/>
    <w:rsid w:val="0025255C"/>
    <w:rsid w:val="002529BC"/>
    <w:rsid w:val="00254CCA"/>
    <w:rsid w:val="00254EA8"/>
    <w:rsid w:val="002551C3"/>
    <w:rsid w:val="002561B6"/>
    <w:rsid w:val="00257411"/>
    <w:rsid w:val="00257E59"/>
    <w:rsid w:val="0026236D"/>
    <w:rsid w:val="0026571A"/>
    <w:rsid w:val="00266AD2"/>
    <w:rsid w:val="0027080E"/>
    <w:rsid w:val="0027147A"/>
    <w:rsid w:val="00271D97"/>
    <w:rsid w:val="00273422"/>
    <w:rsid w:val="00273ED6"/>
    <w:rsid w:val="00282BDB"/>
    <w:rsid w:val="002835D7"/>
    <w:rsid w:val="00283BA4"/>
    <w:rsid w:val="00283C9C"/>
    <w:rsid w:val="00283EC8"/>
    <w:rsid w:val="00284D70"/>
    <w:rsid w:val="00286061"/>
    <w:rsid w:val="00286223"/>
    <w:rsid w:val="00291CE2"/>
    <w:rsid w:val="00292AE5"/>
    <w:rsid w:val="002961EC"/>
    <w:rsid w:val="00296FEC"/>
    <w:rsid w:val="002A083D"/>
    <w:rsid w:val="002A1ABD"/>
    <w:rsid w:val="002A284F"/>
    <w:rsid w:val="002A28D1"/>
    <w:rsid w:val="002A2A7B"/>
    <w:rsid w:val="002A4C79"/>
    <w:rsid w:val="002A5449"/>
    <w:rsid w:val="002A629D"/>
    <w:rsid w:val="002B0671"/>
    <w:rsid w:val="002B28CA"/>
    <w:rsid w:val="002B46CC"/>
    <w:rsid w:val="002B47FB"/>
    <w:rsid w:val="002B5968"/>
    <w:rsid w:val="002B5AEF"/>
    <w:rsid w:val="002B5C41"/>
    <w:rsid w:val="002B5CB9"/>
    <w:rsid w:val="002B7303"/>
    <w:rsid w:val="002C05D1"/>
    <w:rsid w:val="002C0C02"/>
    <w:rsid w:val="002C0D9B"/>
    <w:rsid w:val="002C17EF"/>
    <w:rsid w:val="002C315A"/>
    <w:rsid w:val="002C3CAD"/>
    <w:rsid w:val="002C7E31"/>
    <w:rsid w:val="002D0006"/>
    <w:rsid w:val="002D3864"/>
    <w:rsid w:val="002D5EB6"/>
    <w:rsid w:val="002D6C6A"/>
    <w:rsid w:val="002E008C"/>
    <w:rsid w:val="002E0C0E"/>
    <w:rsid w:val="002E15F8"/>
    <w:rsid w:val="002E382A"/>
    <w:rsid w:val="002E3B94"/>
    <w:rsid w:val="002E62C3"/>
    <w:rsid w:val="002E6A3E"/>
    <w:rsid w:val="002E6D3A"/>
    <w:rsid w:val="002F0562"/>
    <w:rsid w:val="002F09DE"/>
    <w:rsid w:val="002F2CCD"/>
    <w:rsid w:val="002F41CB"/>
    <w:rsid w:val="002F55C4"/>
    <w:rsid w:val="002F6E24"/>
    <w:rsid w:val="0030122C"/>
    <w:rsid w:val="003016F6"/>
    <w:rsid w:val="00301DE1"/>
    <w:rsid w:val="003041CE"/>
    <w:rsid w:val="0030524D"/>
    <w:rsid w:val="00307497"/>
    <w:rsid w:val="003078D6"/>
    <w:rsid w:val="0031025C"/>
    <w:rsid w:val="00313076"/>
    <w:rsid w:val="0031318A"/>
    <w:rsid w:val="003134BC"/>
    <w:rsid w:val="003147BC"/>
    <w:rsid w:val="00314F7C"/>
    <w:rsid w:val="003153B5"/>
    <w:rsid w:val="00317828"/>
    <w:rsid w:val="003203C6"/>
    <w:rsid w:val="0032065C"/>
    <w:rsid w:val="00321135"/>
    <w:rsid w:val="003223FD"/>
    <w:rsid w:val="0032292C"/>
    <w:rsid w:val="00323C35"/>
    <w:rsid w:val="003266D9"/>
    <w:rsid w:val="00326B94"/>
    <w:rsid w:val="00331169"/>
    <w:rsid w:val="00332597"/>
    <w:rsid w:val="00333FF2"/>
    <w:rsid w:val="0033496C"/>
    <w:rsid w:val="00334A4B"/>
    <w:rsid w:val="00336C36"/>
    <w:rsid w:val="0033746E"/>
    <w:rsid w:val="003376BB"/>
    <w:rsid w:val="003438DB"/>
    <w:rsid w:val="00343EE1"/>
    <w:rsid w:val="003440DE"/>
    <w:rsid w:val="00344DDA"/>
    <w:rsid w:val="00345E5D"/>
    <w:rsid w:val="003522A0"/>
    <w:rsid w:val="003527E2"/>
    <w:rsid w:val="00352A06"/>
    <w:rsid w:val="00352B08"/>
    <w:rsid w:val="00352C7B"/>
    <w:rsid w:val="003538F8"/>
    <w:rsid w:val="00353AEF"/>
    <w:rsid w:val="00353DAD"/>
    <w:rsid w:val="00361C49"/>
    <w:rsid w:val="00363272"/>
    <w:rsid w:val="00363D1B"/>
    <w:rsid w:val="00364A81"/>
    <w:rsid w:val="00370D7C"/>
    <w:rsid w:val="00374DDB"/>
    <w:rsid w:val="00375D42"/>
    <w:rsid w:val="00377988"/>
    <w:rsid w:val="003832DD"/>
    <w:rsid w:val="00384726"/>
    <w:rsid w:val="00384A89"/>
    <w:rsid w:val="00384E13"/>
    <w:rsid w:val="003871F8"/>
    <w:rsid w:val="0039031D"/>
    <w:rsid w:val="00391E75"/>
    <w:rsid w:val="00392119"/>
    <w:rsid w:val="00394818"/>
    <w:rsid w:val="00396B0E"/>
    <w:rsid w:val="0039793C"/>
    <w:rsid w:val="003A1D06"/>
    <w:rsid w:val="003A3952"/>
    <w:rsid w:val="003A3A80"/>
    <w:rsid w:val="003A4862"/>
    <w:rsid w:val="003A4BBF"/>
    <w:rsid w:val="003A4F6D"/>
    <w:rsid w:val="003A537E"/>
    <w:rsid w:val="003A5C86"/>
    <w:rsid w:val="003A5C9E"/>
    <w:rsid w:val="003A6935"/>
    <w:rsid w:val="003A7B76"/>
    <w:rsid w:val="003B2710"/>
    <w:rsid w:val="003B2928"/>
    <w:rsid w:val="003B29D4"/>
    <w:rsid w:val="003B39FF"/>
    <w:rsid w:val="003B3C0A"/>
    <w:rsid w:val="003B3EA7"/>
    <w:rsid w:val="003B45F1"/>
    <w:rsid w:val="003B5A6D"/>
    <w:rsid w:val="003B5E5B"/>
    <w:rsid w:val="003B5E67"/>
    <w:rsid w:val="003B6048"/>
    <w:rsid w:val="003B6093"/>
    <w:rsid w:val="003C06C1"/>
    <w:rsid w:val="003C16F7"/>
    <w:rsid w:val="003C268C"/>
    <w:rsid w:val="003C445C"/>
    <w:rsid w:val="003C7947"/>
    <w:rsid w:val="003C7DFF"/>
    <w:rsid w:val="003C7ED0"/>
    <w:rsid w:val="003D37D1"/>
    <w:rsid w:val="003D44D8"/>
    <w:rsid w:val="003D63E2"/>
    <w:rsid w:val="003D64B8"/>
    <w:rsid w:val="003D7B89"/>
    <w:rsid w:val="003E01D2"/>
    <w:rsid w:val="003E1611"/>
    <w:rsid w:val="003E231F"/>
    <w:rsid w:val="003E3A60"/>
    <w:rsid w:val="003E3B6B"/>
    <w:rsid w:val="003E471F"/>
    <w:rsid w:val="003E47A1"/>
    <w:rsid w:val="003E53E3"/>
    <w:rsid w:val="003E6E63"/>
    <w:rsid w:val="003E74A1"/>
    <w:rsid w:val="003F1263"/>
    <w:rsid w:val="003F19F7"/>
    <w:rsid w:val="003F1D23"/>
    <w:rsid w:val="003F5AB5"/>
    <w:rsid w:val="003F748C"/>
    <w:rsid w:val="00400D41"/>
    <w:rsid w:val="00401282"/>
    <w:rsid w:val="00404748"/>
    <w:rsid w:val="00407F79"/>
    <w:rsid w:val="004101EF"/>
    <w:rsid w:val="00411622"/>
    <w:rsid w:val="00411A6A"/>
    <w:rsid w:val="00411AD3"/>
    <w:rsid w:val="00411BB5"/>
    <w:rsid w:val="0041245B"/>
    <w:rsid w:val="0041292B"/>
    <w:rsid w:val="00412CDF"/>
    <w:rsid w:val="00413712"/>
    <w:rsid w:val="004149C5"/>
    <w:rsid w:val="004151EE"/>
    <w:rsid w:val="00415C98"/>
    <w:rsid w:val="0041658E"/>
    <w:rsid w:val="00416DEB"/>
    <w:rsid w:val="004201C7"/>
    <w:rsid w:val="0042047A"/>
    <w:rsid w:val="00420C17"/>
    <w:rsid w:val="00420FCE"/>
    <w:rsid w:val="00422401"/>
    <w:rsid w:val="004229B1"/>
    <w:rsid w:val="0042381B"/>
    <w:rsid w:val="00425357"/>
    <w:rsid w:val="004271E3"/>
    <w:rsid w:val="0042792D"/>
    <w:rsid w:val="00432A99"/>
    <w:rsid w:val="00432EAB"/>
    <w:rsid w:val="00433050"/>
    <w:rsid w:val="0043305E"/>
    <w:rsid w:val="00436A98"/>
    <w:rsid w:val="0043774A"/>
    <w:rsid w:val="00440709"/>
    <w:rsid w:val="00440C26"/>
    <w:rsid w:val="00442B86"/>
    <w:rsid w:val="00444614"/>
    <w:rsid w:val="00446636"/>
    <w:rsid w:val="00447929"/>
    <w:rsid w:val="00447D9F"/>
    <w:rsid w:val="00452DB6"/>
    <w:rsid w:val="00453C12"/>
    <w:rsid w:val="0045576F"/>
    <w:rsid w:val="00455AE6"/>
    <w:rsid w:val="00461A51"/>
    <w:rsid w:val="004624D8"/>
    <w:rsid w:val="00463414"/>
    <w:rsid w:val="004652F1"/>
    <w:rsid w:val="004655A8"/>
    <w:rsid w:val="00467A0E"/>
    <w:rsid w:val="004700D5"/>
    <w:rsid w:val="00471153"/>
    <w:rsid w:val="00472FF0"/>
    <w:rsid w:val="00473638"/>
    <w:rsid w:val="00473CC3"/>
    <w:rsid w:val="00474391"/>
    <w:rsid w:val="004757AE"/>
    <w:rsid w:val="00475A65"/>
    <w:rsid w:val="0047653C"/>
    <w:rsid w:val="004777A9"/>
    <w:rsid w:val="0048103F"/>
    <w:rsid w:val="00483DD9"/>
    <w:rsid w:val="00486258"/>
    <w:rsid w:val="00487EA7"/>
    <w:rsid w:val="0049021A"/>
    <w:rsid w:val="00492088"/>
    <w:rsid w:val="00492E6D"/>
    <w:rsid w:val="0049553F"/>
    <w:rsid w:val="00495BE6"/>
    <w:rsid w:val="0049692D"/>
    <w:rsid w:val="004A0492"/>
    <w:rsid w:val="004A0825"/>
    <w:rsid w:val="004A0A39"/>
    <w:rsid w:val="004A0CE1"/>
    <w:rsid w:val="004A0F87"/>
    <w:rsid w:val="004A1F24"/>
    <w:rsid w:val="004A25B5"/>
    <w:rsid w:val="004A3D26"/>
    <w:rsid w:val="004A5D9A"/>
    <w:rsid w:val="004B1905"/>
    <w:rsid w:val="004B5F44"/>
    <w:rsid w:val="004B6A48"/>
    <w:rsid w:val="004B726F"/>
    <w:rsid w:val="004B765B"/>
    <w:rsid w:val="004C03B7"/>
    <w:rsid w:val="004C0798"/>
    <w:rsid w:val="004C0BB6"/>
    <w:rsid w:val="004C0C66"/>
    <w:rsid w:val="004C1C24"/>
    <w:rsid w:val="004C4721"/>
    <w:rsid w:val="004C5E0C"/>
    <w:rsid w:val="004D0B18"/>
    <w:rsid w:val="004D0CC8"/>
    <w:rsid w:val="004D0FC4"/>
    <w:rsid w:val="004D178A"/>
    <w:rsid w:val="004D5E8D"/>
    <w:rsid w:val="004D634D"/>
    <w:rsid w:val="004D6D8C"/>
    <w:rsid w:val="004D6F1D"/>
    <w:rsid w:val="004E2AD5"/>
    <w:rsid w:val="004E2B4C"/>
    <w:rsid w:val="004E3134"/>
    <w:rsid w:val="004E3C05"/>
    <w:rsid w:val="004E4076"/>
    <w:rsid w:val="004E419C"/>
    <w:rsid w:val="004E5A7F"/>
    <w:rsid w:val="004E5CC5"/>
    <w:rsid w:val="004E7F0D"/>
    <w:rsid w:val="004F0E66"/>
    <w:rsid w:val="004F1D8A"/>
    <w:rsid w:val="004F2C3B"/>
    <w:rsid w:val="004F4E37"/>
    <w:rsid w:val="004F51B3"/>
    <w:rsid w:val="004F5799"/>
    <w:rsid w:val="004F68A1"/>
    <w:rsid w:val="004F69F6"/>
    <w:rsid w:val="004F7350"/>
    <w:rsid w:val="00500391"/>
    <w:rsid w:val="00500A20"/>
    <w:rsid w:val="005014BF"/>
    <w:rsid w:val="00503D29"/>
    <w:rsid w:val="00504149"/>
    <w:rsid w:val="00505A19"/>
    <w:rsid w:val="00512D75"/>
    <w:rsid w:val="00512DDA"/>
    <w:rsid w:val="00517090"/>
    <w:rsid w:val="00517203"/>
    <w:rsid w:val="005174B7"/>
    <w:rsid w:val="00522C61"/>
    <w:rsid w:val="00523A41"/>
    <w:rsid w:val="0052470A"/>
    <w:rsid w:val="00524E35"/>
    <w:rsid w:val="00531278"/>
    <w:rsid w:val="0053194D"/>
    <w:rsid w:val="00532426"/>
    <w:rsid w:val="005327BF"/>
    <w:rsid w:val="00532F79"/>
    <w:rsid w:val="005338D4"/>
    <w:rsid w:val="005340C8"/>
    <w:rsid w:val="0053445A"/>
    <w:rsid w:val="00535744"/>
    <w:rsid w:val="00537F7E"/>
    <w:rsid w:val="005438E8"/>
    <w:rsid w:val="00544C25"/>
    <w:rsid w:val="00544DC4"/>
    <w:rsid w:val="00546CF2"/>
    <w:rsid w:val="00550668"/>
    <w:rsid w:val="00556836"/>
    <w:rsid w:val="005642D0"/>
    <w:rsid w:val="00564A57"/>
    <w:rsid w:val="00567CE8"/>
    <w:rsid w:val="005703D6"/>
    <w:rsid w:val="005725C8"/>
    <w:rsid w:val="0057263D"/>
    <w:rsid w:val="00572640"/>
    <w:rsid w:val="00573F8C"/>
    <w:rsid w:val="0057575B"/>
    <w:rsid w:val="00575833"/>
    <w:rsid w:val="005761D3"/>
    <w:rsid w:val="00580C3D"/>
    <w:rsid w:val="00580CD8"/>
    <w:rsid w:val="00580D6A"/>
    <w:rsid w:val="005868E5"/>
    <w:rsid w:val="00586CD7"/>
    <w:rsid w:val="00587940"/>
    <w:rsid w:val="005909DF"/>
    <w:rsid w:val="0059128A"/>
    <w:rsid w:val="00591FAF"/>
    <w:rsid w:val="00591FFE"/>
    <w:rsid w:val="00594371"/>
    <w:rsid w:val="00595B9F"/>
    <w:rsid w:val="005A0234"/>
    <w:rsid w:val="005A435A"/>
    <w:rsid w:val="005A4F63"/>
    <w:rsid w:val="005A59C3"/>
    <w:rsid w:val="005A60A9"/>
    <w:rsid w:val="005A74BB"/>
    <w:rsid w:val="005B2A71"/>
    <w:rsid w:val="005B2BF6"/>
    <w:rsid w:val="005B6301"/>
    <w:rsid w:val="005B7069"/>
    <w:rsid w:val="005C0225"/>
    <w:rsid w:val="005C18CF"/>
    <w:rsid w:val="005C1F45"/>
    <w:rsid w:val="005C2E3D"/>
    <w:rsid w:val="005C76D0"/>
    <w:rsid w:val="005D16DD"/>
    <w:rsid w:val="005D1ECB"/>
    <w:rsid w:val="005D5452"/>
    <w:rsid w:val="005D6AD3"/>
    <w:rsid w:val="005D7617"/>
    <w:rsid w:val="005D7698"/>
    <w:rsid w:val="005E1C18"/>
    <w:rsid w:val="005E3B2D"/>
    <w:rsid w:val="005E5E90"/>
    <w:rsid w:val="005E67D2"/>
    <w:rsid w:val="005E7040"/>
    <w:rsid w:val="005E70DE"/>
    <w:rsid w:val="005F0892"/>
    <w:rsid w:val="005F104D"/>
    <w:rsid w:val="005F2191"/>
    <w:rsid w:val="005F392E"/>
    <w:rsid w:val="005F4CC7"/>
    <w:rsid w:val="005F4EC9"/>
    <w:rsid w:val="005F527D"/>
    <w:rsid w:val="005F57BC"/>
    <w:rsid w:val="005F57DD"/>
    <w:rsid w:val="005F750F"/>
    <w:rsid w:val="005F7D11"/>
    <w:rsid w:val="005F7D6B"/>
    <w:rsid w:val="00604DD0"/>
    <w:rsid w:val="006068AB"/>
    <w:rsid w:val="00606AD3"/>
    <w:rsid w:val="0061007E"/>
    <w:rsid w:val="00610631"/>
    <w:rsid w:val="00612406"/>
    <w:rsid w:val="0061321B"/>
    <w:rsid w:val="00616398"/>
    <w:rsid w:val="006166E6"/>
    <w:rsid w:val="00616DE8"/>
    <w:rsid w:val="006177A0"/>
    <w:rsid w:val="0062003D"/>
    <w:rsid w:val="0062054E"/>
    <w:rsid w:val="00621402"/>
    <w:rsid w:val="00621E48"/>
    <w:rsid w:val="00622E51"/>
    <w:rsid w:val="00623BE7"/>
    <w:rsid w:val="00624200"/>
    <w:rsid w:val="0062455E"/>
    <w:rsid w:val="006249BC"/>
    <w:rsid w:val="00624F14"/>
    <w:rsid w:val="006250DF"/>
    <w:rsid w:val="00630198"/>
    <w:rsid w:val="00632588"/>
    <w:rsid w:val="00632610"/>
    <w:rsid w:val="0063354F"/>
    <w:rsid w:val="00635422"/>
    <w:rsid w:val="0063553F"/>
    <w:rsid w:val="00635A55"/>
    <w:rsid w:val="00635EC0"/>
    <w:rsid w:val="006368B8"/>
    <w:rsid w:val="00637875"/>
    <w:rsid w:val="006402CE"/>
    <w:rsid w:val="006416BB"/>
    <w:rsid w:val="006420AA"/>
    <w:rsid w:val="006433F2"/>
    <w:rsid w:val="00643537"/>
    <w:rsid w:val="00643F3C"/>
    <w:rsid w:val="006442DB"/>
    <w:rsid w:val="00644F51"/>
    <w:rsid w:val="00646E75"/>
    <w:rsid w:val="00651AFE"/>
    <w:rsid w:val="006535E5"/>
    <w:rsid w:val="00653E9B"/>
    <w:rsid w:val="00654B2D"/>
    <w:rsid w:val="00654B33"/>
    <w:rsid w:val="006560BE"/>
    <w:rsid w:val="00656C97"/>
    <w:rsid w:val="00657EA4"/>
    <w:rsid w:val="00661340"/>
    <w:rsid w:val="00662811"/>
    <w:rsid w:val="00662C7F"/>
    <w:rsid w:val="006631FE"/>
    <w:rsid w:val="00663FC9"/>
    <w:rsid w:val="00664618"/>
    <w:rsid w:val="00664F88"/>
    <w:rsid w:val="0066512A"/>
    <w:rsid w:val="00665ACB"/>
    <w:rsid w:val="006662C8"/>
    <w:rsid w:val="006678B3"/>
    <w:rsid w:val="00671792"/>
    <w:rsid w:val="00673131"/>
    <w:rsid w:val="006732F4"/>
    <w:rsid w:val="00673E3C"/>
    <w:rsid w:val="00677AB4"/>
    <w:rsid w:val="00683FD8"/>
    <w:rsid w:val="00686009"/>
    <w:rsid w:val="00686EEB"/>
    <w:rsid w:val="00687417"/>
    <w:rsid w:val="006917E5"/>
    <w:rsid w:val="00691DAB"/>
    <w:rsid w:val="00691E3D"/>
    <w:rsid w:val="00692872"/>
    <w:rsid w:val="00692C68"/>
    <w:rsid w:val="006931E9"/>
    <w:rsid w:val="006934A3"/>
    <w:rsid w:val="006936A5"/>
    <w:rsid w:val="0069373C"/>
    <w:rsid w:val="00695848"/>
    <w:rsid w:val="00695928"/>
    <w:rsid w:val="006959A6"/>
    <w:rsid w:val="00695E9E"/>
    <w:rsid w:val="0069783F"/>
    <w:rsid w:val="006A374C"/>
    <w:rsid w:val="006A4F91"/>
    <w:rsid w:val="006A6171"/>
    <w:rsid w:val="006A65D8"/>
    <w:rsid w:val="006A6D5E"/>
    <w:rsid w:val="006A762E"/>
    <w:rsid w:val="006A7F14"/>
    <w:rsid w:val="006B052F"/>
    <w:rsid w:val="006B19E8"/>
    <w:rsid w:val="006B37FB"/>
    <w:rsid w:val="006B58EF"/>
    <w:rsid w:val="006C14C3"/>
    <w:rsid w:val="006C31B0"/>
    <w:rsid w:val="006C472A"/>
    <w:rsid w:val="006C54FE"/>
    <w:rsid w:val="006D10B6"/>
    <w:rsid w:val="006D1A64"/>
    <w:rsid w:val="006D1C73"/>
    <w:rsid w:val="006D202C"/>
    <w:rsid w:val="006D30B4"/>
    <w:rsid w:val="006D3AFF"/>
    <w:rsid w:val="006D3ED4"/>
    <w:rsid w:val="006D67D4"/>
    <w:rsid w:val="006D7BD5"/>
    <w:rsid w:val="006E0BAA"/>
    <w:rsid w:val="006E2997"/>
    <w:rsid w:val="006E39A2"/>
    <w:rsid w:val="006E3C02"/>
    <w:rsid w:val="006E57ED"/>
    <w:rsid w:val="006E73B7"/>
    <w:rsid w:val="006E7931"/>
    <w:rsid w:val="006F5C21"/>
    <w:rsid w:val="006F7097"/>
    <w:rsid w:val="00700292"/>
    <w:rsid w:val="00703466"/>
    <w:rsid w:val="007111A6"/>
    <w:rsid w:val="0071150D"/>
    <w:rsid w:val="00712BED"/>
    <w:rsid w:val="00714D25"/>
    <w:rsid w:val="007163E1"/>
    <w:rsid w:val="007166AA"/>
    <w:rsid w:val="0071677E"/>
    <w:rsid w:val="00716D2A"/>
    <w:rsid w:val="00721ABB"/>
    <w:rsid w:val="007224EC"/>
    <w:rsid w:val="007226AD"/>
    <w:rsid w:val="0072286C"/>
    <w:rsid w:val="00723A06"/>
    <w:rsid w:val="00723DAD"/>
    <w:rsid w:val="007248E3"/>
    <w:rsid w:val="0072503A"/>
    <w:rsid w:val="00730660"/>
    <w:rsid w:val="00730B91"/>
    <w:rsid w:val="00730D04"/>
    <w:rsid w:val="007345D3"/>
    <w:rsid w:val="00734F8B"/>
    <w:rsid w:val="00735C48"/>
    <w:rsid w:val="007375FE"/>
    <w:rsid w:val="007379D4"/>
    <w:rsid w:val="00737E1C"/>
    <w:rsid w:val="007423F7"/>
    <w:rsid w:val="00742501"/>
    <w:rsid w:val="00742A97"/>
    <w:rsid w:val="0074508E"/>
    <w:rsid w:val="007475FC"/>
    <w:rsid w:val="0075029B"/>
    <w:rsid w:val="00750981"/>
    <w:rsid w:val="00752707"/>
    <w:rsid w:val="0075431F"/>
    <w:rsid w:val="00754820"/>
    <w:rsid w:val="00755AFB"/>
    <w:rsid w:val="0076057D"/>
    <w:rsid w:val="00761523"/>
    <w:rsid w:val="00762AC1"/>
    <w:rsid w:val="00762F96"/>
    <w:rsid w:val="00763806"/>
    <w:rsid w:val="00764E44"/>
    <w:rsid w:val="00764ED4"/>
    <w:rsid w:val="007651B7"/>
    <w:rsid w:val="00766091"/>
    <w:rsid w:val="00766806"/>
    <w:rsid w:val="00767715"/>
    <w:rsid w:val="007714E6"/>
    <w:rsid w:val="00771F65"/>
    <w:rsid w:val="00774832"/>
    <w:rsid w:val="00774D4B"/>
    <w:rsid w:val="007750E2"/>
    <w:rsid w:val="00775DB3"/>
    <w:rsid w:val="0077625C"/>
    <w:rsid w:val="0077692C"/>
    <w:rsid w:val="00780F66"/>
    <w:rsid w:val="0078375D"/>
    <w:rsid w:val="00787DAA"/>
    <w:rsid w:val="0079052B"/>
    <w:rsid w:val="007912AE"/>
    <w:rsid w:val="007947E1"/>
    <w:rsid w:val="0079593A"/>
    <w:rsid w:val="007962D5"/>
    <w:rsid w:val="00796B6B"/>
    <w:rsid w:val="00796F16"/>
    <w:rsid w:val="00797342"/>
    <w:rsid w:val="007974A0"/>
    <w:rsid w:val="007A1203"/>
    <w:rsid w:val="007A12DE"/>
    <w:rsid w:val="007A14BC"/>
    <w:rsid w:val="007A2290"/>
    <w:rsid w:val="007A65B2"/>
    <w:rsid w:val="007B0119"/>
    <w:rsid w:val="007B0678"/>
    <w:rsid w:val="007B0BC9"/>
    <w:rsid w:val="007B11E9"/>
    <w:rsid w:val="007B2673"/>
    <w:rsid w:val="007B333C"/>
    <w:rsid w:val="007B371E"/>
    <w:rsid w:val="007B39BC"/>
    <w:rsid w:val="007C02AC"/>
    <w:rsid w:val="007C06AD"/>
    <w:rsid w:val="007C0ADE"/>
    <w:rsid w:val="007C170B"/>
    <w:rsid w:val="007C1EE9"/>
    <w:rsid w:val="007C1FA9"/>
    <w:rsid w:val="007C261D"/>
    <w:rsid w:val="007C2642"/>
    <w:rsid w:val="007C44BA"/>
    <w:rsid w:val="007C5880"/>
    <w:rsid w:val="007C5897"/>
    <w:rsid w:val="007C6AB3"/>
    <w:rsid w:val="007C7D71"/>
    <w:rsid w:val="007D03F3"/>
    <w:rsid w:val="007D063A"/>
    <w:rsid w:val="007D08C5"/>
    <w:rsid w:val="007D14C3"/>
    <w:rsid w:val="007D1DBB"/>
    <w:rsid w:val="007D268E"/>
    <w:rsid w:val="007D4683"/>
    <w:rsid w:val="007D50C9"/>
    <w:rsid w:val="007D6910"/>
    <w:rsid w:val="007D7624"/>
    <w:rsid w:val="007D77D8"/>
    <w:rsid w:val="007E19A1"/>
    <w:rsid w:val="007E1DF2"/>
    <w:rsid w:val="007E2BE3"/>
    <w:rsid w:val="007E2D24"/>
    <w:rsid w:val="007E3EFC"/>
    <w:rsid w:val="007E6E35"/>
    <w:rsid w:val="007E7B09"/>
    <w:rsid w:val="007F15EA"/>
    <w:rsid w:val="007F38D0"/>
    <w:rsid w:val="007F391F"/>
    <w:rsid w:val="007F3C32"/>
    <w:rsid w:val="007F5AF8"/>
    <w:rsid w:val="007F5EE1"/>
    <w:rsid w:val="007F5FC6"/>
    <w:rsid w:val="007F7C28"/>
    <w:rsid w:val="00800DAC"/>
    <w:rsid w:val="00802AD2"/>
    <w:rsid w:val="00803CCF"/>
    <w:rsid w:val="00803F3F"/>
    <w:rsid w:val="00806E1F"/>
    <w:rsid w:val="00810088"/>
    <w:rsid w:val="00811AB0"/>
    <w:rsid w:val="00811D2D"/>
    <w:rsid w:val="00811FFE"/>
    <w:rsid w:val="00813BFF"/>
    <w:rsid w:val="00815234"/>
    <w:rsid w:val="00816859"/>
    <w:rsid w:val="008173B0"/>
    <w:rsid w:val="0082120E"/>
    <w:rsid w:val="00821F12"/>
    <w:rsid w:val="00821FEE"/>
    <w:rsid w:val="008220A9"/>
    <w:rsid w:val="008222AD"/>
    <w:rsid w:val="00822E00"/>
    <w:rsid w:val="00824570"/>
    <w:rsid w:val="008301C6"/>
    <w:rsid w:val="00831F2E"/>
    <w:rsid w:val="00834A32"/>
    <w:rsid w:val="00835A9D"/>
    <w:rsid w:val="00835EBC"/>
    <w:rsid w:val="00837452"/>
    <w:rsid w:val="00844C40"/>
    <w:rsid w:val="008451D5"/>
    <w:rsid w:val="0084626E"/>
    <w:rsid w:val="008470BE"/>
    <w:rsid w:val="00847BBE"/>
    <w:rsid w:val="00850314"/>
    <w:rsid w:val="0085037A"/>
    <w:rsid w:val="00850ECA"/>
    <w:rsid w:val="00853C33"/>
    <w:rsid w:val="0085415D"/>
    <w:rsid w:val="00855D16"/>
    <w:rsid w:val="008577EC"/>
    <w:rsid w:val="00860860"/>
    <w:rsid w:val="008629C0"/>
    <w:rsid w:val="00862DD0"/>
    <w:rsid w:val="00864DA1"/>
    <w:rsid w:val="0086513E"/>
    <w:rsid w:val="008662AC"/>
    <w:rsid w:val="00867587"/>
    <w:rsid w:val="008676D7"/>
    <w:rsid w:val="008677D1"/>
    <w:rsid w:val="008678CF"/>
    <w:rsid w:val="00870516"/>
    <w:rsid w:val="008726C8"/>
    <w:rsid w:val="00872895"/>
    <w:rsid w:val="00872DE9"/>
    <w:rsid w:val="00872FAA"/>
    <w:rsid w:val="00873A3B"/>
    <w:rsid w:val="0087437B"/>
    <w:rsid w:val="008758F4"/>
    <w:rsid w:val="0087772D"/>
    <w:rsid w:val="00877B14"/>
    <w:rsid w:val="0088031C"/>
    <w:rsid w:val="00882F49"/>
    <w:rsid w:val="00883A8B"/>
    <w:rsid w:val="0088515A"/>
    <w:rsid w:val="00886324"/>
    <w:rsid w:val="00886DAD"/>
    <w:rsid w:val="00886F0E"/>
    <w:rsid w:val="00887C85"/>
    <w:rsid w:val="008910AF"/>
    <w:rsid w:val="00891E9E"/>
    <w:rsid w:val="0089256A"/>
    <w:rsid w:val="00892799"/>
    <w:rsid w:val="0089375F"/>
    <w:rsid w:val="00894CD4"/>
    <w:rsid w:val="00895222"/>
    <w:rsid w:val="00897CEC"/>
    <w:rsid w:val="008A2A8A"/>
    <w:rsid w:val="008A2BF8"/>
    <w:rsid w:val="008A5C20"/>
    <w:rsid w:val="008A6CA7"/>
    <w:rsid w:val="008B063C"/>
    <w:rsid w:val="008B0DAB"/>
    <w:rsid w:val="008B123D"/>
    <w:rsid w:val="008B308A"/>
    <w:rsid w:val="008B30A5"/>
    <w:rsid w:val="008B34B8"/>
    <w:rsid w:val="008B3638"/>
    <w:rsid w:val="008B39AC"/>
    <w:rsid w:val="008B45BE"/>
    <w:rsid w:val="008B504F"/>
    <w:rsid w:val="008B616B"/>
    <w:rsid w:val="008B64CC"/>
    <w:rsid w:val="008B6761"/>
    <w:rsid w:val="008B6EC8"/>
    <w:rsid w:val="008B7E10"/>
    <w:rsid w:val="008C01AA"/>
    <w:rsid w:val="008C09A0"/>
    <w:rsid w:val="008C100D"/>
    <w:rsid w:val="008C28E8"/>
    <w:rsid w:val="008C429A"/>
    <w:rsid w:val="008C58E4"/>
    <w:rsid w:val="008C6828"/>
    <w:rsid w:val="008C6D21"/>
    <w:rsid w:val="008C6D5F"/>
    <w:rsid w:val="008C7216"/>
    <w:rsid w:val="008C74F5"/>
    <w:rsid w:val="008D1E1C"/>
    <w:rsid w:val="008D3DB9"/>
    <w:rsid w:val="008D4291"/>
    <w:rsid w:val="008D6452"/>
    <w:rsid w:val="008D79A1"/>
    <w:rsid w:val="008E0E35"/>
    <w:rsid w:val="008E28F0"/>
    <w:rsid w:val="008E4B8B"/>
    <w:rsid w:val="008E6254"/>
    <w:rsid w:val="008E69AE"/>
    <w:rsid w:val="008E7459"/>
    <w:rsid w:val="008F0DE0"/>
    <w:rsid w:val="008F15FB"/>
    <w:rsid w:val="008F2016"/>
    <w:rsid w:val="008F26B1"/>
    <w:rsid w:val="008F2FA5"/>
    <w:rsid w:val="008F47F2"/>
    <w:rsid w:val="008F6CD7"/>
    <w:rsid w:val="009030B7"/>
    <w:rsid w:val="00906C51"/>
    <w:rsid w:val="009074CB"/>
    <w:rsid w:val="00912119"/>
    <w:rsid w:val="009147B8"/>
    <w:rsid w:val="009149F4"/>
    <w:rsid w:val="00916885"/>
    <w:rsid w:val="00916AB5"/>
    <w:rsid w:val="00920561"/>
    <w:rsid w:val="009224C7"/>
    <w:rsid w:val="00923D66"/>
    <w:rsid w:val="00930FE6"/>
    <w:rsid w:val="00931EB6"/>
    <w:rsid w:val="0093353E"/>
    <w:rsid w:val="009346AF"/>
    <w:rsid w:val="00934CB9"/>
    <w:rsid w:val="00934CC6"/>
    <w:rsid w:val="00936456"/>
    <w:rsid w:val="00942230"/>
    <w:rsid w:val="00942AF6"/>
    <w:rsid w:val="00943DC1"/>
    <w:rsid w:val="00943EC7"/>
    <w:rsid w:val="00944AB4"/>
    <w:rsid w:val="009468D5"/>
    <w:rsid w:val="00946DC4"/>
    <w:rsid w:val="00947B2E"/>
    <w:rsid w:val="00951731"/>
    <w:rsid w:val="00951925"/>
    <w:rsid w:val="009529A0"/>
    <w:rsid w:val="009607AC"/>
    <w:rsid w:val="00962ADE"/>
    <w:rsid w:val="00962F07"/>
    <w:rsid w:val="00963D18"/>
    <w:rsid w:val="0096553D"/>
    <w:rsid w:val="00965DF2"/>
    <w:rsid w:val="00966280"/>
    <w:rsid w:val="009679CD"/>
    <w:rsid w:val="00967C2A"/>
    <w:rsid w:val="0097040B"/>
    <w:rsid w:val="009720F2"/>
    <w:rsid w:val="00973EF5"/>
    <w:rsid w:val="00976265"/>
    <w:rsid w:val="00976946"/>
    <w:rsid w:val="00980F12"/>
    <w:rsid w:val="0098306D"/>
    <w:rsid w:val="00983844"/>
    <w:rsid w:val="00984A17"/>
    <w:rsid w:val="00984F59"/>
    <w:rsid w:val="00985A81"/>
    <w:rsid w:val="00986EA4"/>
    <w:rsid w:val="00991426"/>
    <w:rsid w:val="00994736"/>
    <w:rsid w:val="0099640A"/>
    <w:rsid w:val="009968AC"/>
    <w:rsid w:val="009A07E2"/>
    <w:rsid w:val="009A1DBC"/>
    <w:rsid w:val="009A3BE1"/>
    <w:rsid w:val="009A4D2F"/>
    <w:rsid w:val="009A7149"/>
    <w:rsid w:val="009A7962"/>
    <w:rsid w:val="009B13E7"/>
    <w:rsid w:val="009B1769"/>
    <w:rsid w:val="009B33DD"/>
    <w:rsid w:val="009B3D5A"/>
    <w:rsid w:val="009B4A5B"/>
    <w:rsid w:val="009B5153"/>
    <w:rsid w:val="009B6729"/>
    <w:rsid w:val="009B7DF9"/>
    <w:rsid w:val="009C55B1"/>
    <w:rsid w:val="009C6910"/>
    <w:rsid w:val="009C6DFC"/>
    <w:rsid w:val="009D00E9"/>
    <w:rsid w:val="009D0CC0"/>
    <w:rsid w:val="009D0F67"/>
    <w:rsid w:val="009D13BB"/>
    <w:rsid w:val="009D5BF1"/>
    <w:rsid w:val="009D763C"/>
    <w:rsid w:val="009E010B"/>
    <w:rsid w:val="009E0F46"/>
    <w:rsid w:val="009E1205"/>
    <w:rsid w:val="009E2206"/>
    <w:rsid w:val="009E5C8F"/>
    <w:rsid w:val="009E6365"/>
    <w:rsid w:val="009E7E49"/>
    <w:rsid w:val="009F1F42"/>
    <w:rsid w:val="009F202A"/>
    <w:rsid w:val="009F2426"/>
    <w:rsid w:val="009F41F6"/>
    <w:rsid w:val="009F629F"/>
    <w:rsid w:val="009F68A6"/>
    <w:rsid w:val="009F7A2C"/>
    <w:rsid w:val="009F7F99"/>
    <w:rsid w:val="00A00114"/>
    <w:rsid w:val="00A0264B"/>
    <w:rsid w:val="00A04110"/>
    <w:rsid w:val="00A055D3"/>
    <w:rsid w:val="00A10599"/>
    <w:rsid w:val="00A16516"/>
    <w:rsid w:val="00A17C12"/>
    <w:rsid w:val="00A207B0"/>
    <w:rsid w:val="00A219BA"/>
    <w:rsid w:val="00A2219F"/>
    <w:rsid w:val="00A275A8"/>
    <w:rsid w:val="00A27688"/>
    <w:rsid w:val="00A2774B"/>
    <w:rsid w:val="00A309CF"/>
    <w:rsid w:val="00A30BDF"/>
    <w:rsid w:val="00A30D40"/>
    <w:rsid w:val="00A3479C"/>
    <w:rsid w:val="00A3550C"/>
    <w:rsid w:val="00A35AEF"/>
    <w:rsid w:val="00A37F29"/>
    <w:rsid w:val="00A40F60"/>
    <w:rsid w:val="00A42621"/>
    <w:rsid w:val="00A45062"/>
    <w:rsid w:val="00A46674"/>
    <w:rsid w:val="00A46862"/>
    <w:rsid w:val="00A5269A"/>
    <w:rsid w:val="00A528EB"/>
    <w:rsid w:val="00A5352E"/>
    <w:rsid w:val="00A54ACE"/>
    <w:rsid w:val="00A553DE"/>
    <w:rsid w:val="00A55A51"/>
    <w:rsid w:val="00A56001"/>
    <w:rsid w:val="00A567B3"/>
    <w:rsid w:val="00A56F62"/>
    <w:rsid w:val="00A57DFC"/>
    <w:rsid w:val="00A60F83"/>
    <w:rsid w:val="00A60FC5"/>
    <w:rsid w:val="00A62430"/>
    <w:rsid w:val="00A63811"/>
    <w:rsid w:val="00A63CB8"/>
    <w:rsid w:val="00A64550"/>
    <w:rsid w:val="00A65981"/>
    <w:rsid w:val="00A660F1"/>
    <w:rsid w:val="00A66741"/>
    <w:rsid w:val="00A676D3"/>
    <w:rsid w:val="00A70120"/>
    <w:rsid w:val="00A80CB8"/>
    <w:rsid w:val="00A831EE"/>
    <w:rsid w:val="00A84A62"/>
    <w:rsid w:val="00A91847"/>
    <w:rsid w:val="00A921C6"/>
    <w:rsid w:val="00A923D0"/>
    <w:rsid w:val="00A93D9B"/>
    <w:rsid w:val="00A94635"/>
    <w:rsid w:val="00A947F0"/>
    <w:rsid w:val="00A94883"/>
    <w:rsid w:val="00A94BD0"/>
    <w:rsid w:val="00A94DA8"/>
    <w:rsid w:val="00AA12F6"/>
    <w:rsid w:val="00AA24C7"/>
    <w:rsid w:val="00AA3CEC"/>
    <w:rsid w:val="00AA3D62"/>
    <w:rsid w:val="00AA43C0"/>
    <w:rsid w:val="00AA59FE"/>
    <w:rsid w:val="00AA5FA5"/>
    <w:rsid w:val="00AA5FCE"/>
    <w:rsid w:val="00AA692B"/>
    <w:rsid w:val="00AA6CAC"/>
    <w:rsid w:val="00AA6F27"/>
    <w:rsid w:val="00AB0815"/>
    <w:rsid w:val="00AB1FDC"/>
    <w:rsid w:val="00AB2208"/>
    <w:rsid w:val="00AB23CE"/>
    <w:rsid w:val="00AB270E"/>
    <w:rsid w:val="00AB3C0F"/>
    <w:rsid w:val="00AB4519"/>
    <w:rsid w:val="00AB4BE4"/>
    <w:rsid w:val="00AC20A2"/>
    <w:rsid w:val="00AC4CDA"/>
    <w:rsid w:val="00AC5DE2"/>
    <w:rsid w:val="00AC63F6"/>
    <w:rsid w:val="00AD089C"/>
    <w:rsid w:val="00AD1300"/>
    <w:rsid w:val="00AD3446"/>
    <w:rsid w:val="00AD588B"/>
    <w:rsid w:val="00AD645A"/>
    <w:rsid w:val="00AE1E9C"/>
    <w:rsid w:val="00AE269A"/>
    <w:rsid w:val="00AE3FE5"/>
    <w:rsid w:val="00AE47E4"/>
    <w:rsid w:val="00AE52EB"/>
    <w:rsid w:val="00AE5D20"/>
    <w:rsid w:val="00AE6D7D"/>
    <w:rsid w:val="00AE7077"/>
    <w:rsid w:val="00AE7288"/>
    <w:rsid w:val="00AE7CEE"/>
    <w:rsid w:val="00AF23EE"/>
    <w:rsid w:val="00AF623E"/>
    <w:rsid w:val="00AF63DC"/>
    <w:rsid w:val="00AF6549"/>
    <w:rsid w:val="00B03A5C"/>
    <w:rsid w:val="00B05488"/>
    <w:rsid w:val="00B0564C"/>
    <w:rsid w:val="00B05B09"/>
    <w:rsid w:val="00B07D8C"/>
    <w:rsid w:val="00B10177"/>
    <w:rsid w:val="00B1131C"/>
    <w:rsid w:val="00B11627"/>
    <w:rsid w:val="00B1204D"/>
    <w:rsid w:val="00B12A6D"/>
    <w:rsid w:val="00B14126"/>
    <w:rsid w:val="00B1416D"/>
    <w:rsid w:val="00B15AC2"/>
    <w:rsid w:val="00B16B24"/>
    <w:rsid w:val="00B20C6E"/>
    <w:rsid w:val="00B22631"/>
    <w:rsid w:val="00B22E73"/>
    <w:rsid w:val="00B24688"/>
    <w:rsid w:val="00B25429"/>
    <w:rsid w:val="00B25A61"/>
    <w:rsid w:val="00B273CA"/>
    <w:rsid w:val="00B30B3C"/>
    <w:rsid w:val="00B3286A"/>
    <w:rsid w:val="00B35F82"/>
    <w:rsid w:val="00B36E2A"/>
    <w:rsid w:val="00B43F09"/>
    <w:rsid w:val="00B47E33"/>
    <w:rsid w:val="00B51230"/>
    <w:rsid w:val="00B516C2"/>
    <w:rsid w:val="00B519D0"/>
    <w:rsid w:val="00B55C35"/>
    <w:rsid w:val="00B55D69"/>
    <w:rsid w:val="00B56E13"/>
    <w:rsid w:val="00B60EB2"/>
    <w:rsid w:val="00B61069"/>
    <w:rsid w:val="00B61900"/>
    <w:rsid w:val="00B61E79"/>
    <w:rsid w:val="00B62252"/>
    <w:rsid w:val="00B62554"/>
    <w:rsid w:val="00B63B65"/>
    <w:rsid w:val="00B665F4"/>
    <w:rsid w:val="00B66E94"/>
    <w:rsid w:val="00B67045"/>
    <w:rsid w:val="00B67F41"/>
    <w:rsid w:val="00B72BD1"/>
    <w:rsid w:val="00B742D6"/>
    <w:rsid w:val="00B74CFA"/>
    <w:rsid w:val="00B75807"/>
    <w:rsid w:val="00B75CEA"/>
    <w:rsid w:val="00B75E08"/>
    <w:rsid w:val="00B76676"/>
    <w:rsid w:val="00B8079D"/>
    <w:rsid w:val="00B8127A"/>
    <w:rsid w:val="00B81D32"/>
    <w:rsid w:val="00B82A97"/>
    <w:rsid w:val="00B8340B"/>
    <w:rsid w:val="00B843B2"/>
    <w:rsid w:val="00B858A9"/>
    <w:rsid w:val="00B85ACA"/>
    <w:rsid w:val="00B85F83"/>
    <w:rsid w:val="00B9008B"/>
    <w:rsid w:val="00B900D7"/>
    <w:rsid w:val="00B94A42"/>
    <w:rsid w:val="00B95794"/>
    <w:rsid w:val="00B959BC"/>
    <w:rsid w:val="00B95A42"/>
    <w:rsid w:val="00B96CED"/>
    <w:rsid w:val="00B97215"/>
    <w:rsid w:val="00BA0DAA"/>
    <w:rsid w:val="00BA1379"/>
    <w:rsid w:val="00BA2358"/>
    <w:rsid w:val="00BA2F8B"/>
    <w:rsid w:val="00BA556C"/>
    <w:rsid w:val="00BA7A5C"/>
    <w:rsid w:val="00BB0864"/>
    <w:rsid w:val="00BB0D03"/>
    <w:rsid w:val="00BB1938"/>
    <w:rsid w:val="00BB2457"/>
    <w:rsid w:val="00BB5C06"/>
    <w:rsid w:val="00BB7BE7"/>
    <w:rsid w:val="00BC03F1"/>
    <w:rsid w:val="00BC27BD"/>
    <w:rsid w:val="00BC34E0"/>
    <w:rsid w:val="00BC3A14"/>
    <w:rsid w:val="00BC3EDC"/>
    <w:rsid w:val="00BC4393"/>
    <w:rsid w:val="00BC4AB4"/>
    <w:rsid w:val="00BC792B"/>
    <w:rsid w:val="00BD0CD9"/>
    <w:rsid w:val="00BD3E2A"/>
    <w:rsid w:val="00BD6148"/>
    <w:rsid w:val="00BD6954"/>
    <w:rsid w:val="00BE2389"/>
    <w:rsid w:val="00BE2E24"/>
    <w:rsid w:val="00BE394B"/>
    <w:rsid w:val="00BE68C1"/>
    <w:rsid w:val="00BE6DFD"/>
    <w:rsid w:val="00BE782D"/>
    <w:rsid w:val="00BF0A88"/>
    <w:rsid w:val="00BF10E0"/>
    <w:rsid w:val="00BF31BD"/>
    <w:rsid w:val="00BF448D"/>
    <w:rsid w:val="00BF6080"/>
    <w:rsid w:val="00BF748A"/>
    <w:rsid w:val="00C02185"/>
    <w:rsid w:val="00C02381"/>
    <w:rsid w:val="00C04381"/>
    <w:rsid w:val="00C0478E"/>
    <w:rsid w:val="00C0608D"/>
    <w:rsid w:val="00C06AEF"/>
    <w:rsid w:val="00C1011F"/>
    <w:rsid w:val="00C10162"/>
    <w:rsid w:val="00C10405"/>
    <w:rsid w:val="00C11894"/>
    <w:rsid w:val="00C11B5C"/>
    <w:rsid w:val="00C219F8"/>
    <w:rsid w:val="00C221FD"/>
    <w:rsid w:val="00C23734"/>
    <w:rsid w:val="00C25D21"/>
    <w:rsid w:val="00C266FB"/>
    <w:rsid w:val="00C30028"/>
    <w:rsid w:val="00C3080D"/>
    <w:rsid w:val="00C338CA"/>
    <w:rsid w:val="00C3408D"/>
    <w:rsid w:val="00C34CC9"/>
    <w:rsid w:val="00C35B7B"/>
    <w:rsid w:val="00C403BE"/>
    <w:rsid w:val="00C4050E"/>
    <w:rsid w:val="00C41F2B"/>
    <w:rsid w:val="00C42C46"/>
    <w:rsid w:val="00C4385F"/>
    <w:rsid w:val="00C4436E"/>
    <w:rsid w:val="00C44715"/>
    <w:rsid w:val="00C44B5A"/>
    <w:rsid w:val="00C45080"/>
    <w:rsid w:val="00C45E85"/>
    <w:rsid w:val="00C46DF3"/>
    <w:rsid w:val="00C50399"/>
    <w:rsid w:val="00C528F5"/>
    <w:rsid w:val="00C53B53"/>
    <w:rsid w:val="00C53C62"/>
    <w:rsid w:val="00C5492D"/>
    <w:rsid w:val="00C568EA"/>
    <w:rsid w:val="00C57D81"/>
    <w:rsid w:val="00C6062F"/>
    <w:rsid w:val="00C6092F"/>
    <w:rsid w:val="00C632B0"/>
    <w:rsid w:val="00C716FB"/>
    <w:rsid w:val="00C736FD"/>
    <w:rsid w:val="00C75317"/>
    <w:rsid w:val="00C80213"/>
    <w:rsid w:val="00C802E3"/>
    <w:rsid w:val="00C815DA"/>
    <w:rsid w:val="00C81AF5"/>
    <w:rsid w:val="00C82A5F"/>
    <w:rsid w:val="00C833F1"/>
    <w:rsid w:val="00C84691"/>
    <w:rsid w:val="00C84D72"/>
    <w:rsid w:val="00C86AE2"/>
    <w:rsid w:val="00C86C0F"/>
    <w:rsid w:val="00C87588"/>
    <w:rsid w:val="00C87AF3"/>
    <w:rsid w:val="00C90078"/>
    <w:rsid w:val="00C90CDA"/>
    <w:rsid w:val="00C92829"/>
    <w:rsid w:val="00C93F0C"/>
    <w:rsid w:val="00C948BC"/>
    <w:rsid w:val="00C956FD"/>
    <w:rsid w:val="00CA0C30"/>
    <w:rsid w:val="00CA1714"/>
    <w:rsid w:val="00CA2BF6"/>
    <w:rsid w:val="00CA35AA"/>
    <w:rsid w:val="00CA3AA0"/>
    <w:rsid w:val="00CA5213"/>
    <w:rsid w:val="00CA552F"/>
    <w:rsid w:val="00CA5BF9"/>
    <w:rsid w:val="00CA622A"/>
    <w:rsid w:val="00CA7274"/>
    <w:rsid w:val="00CB05EC"/>
    <w:rsid w:val="00CB0FE7"/>
    <w:rsid w:val="00CB186E"/>
    <w:rsid w:val="00CB32B7"/>
    <w:rsid w:val="00CB5F68"/>
    <w:rsid w:val="00CB6DCD"/>
    <w:rsid w:val="00CB7DD6"/>
    <w:rsid w:val="00CC120D"/>
    <w:rsid w:val="00CC1AB1"/>
    <w:rsid w:val="00CC287F"/>
    <w:rsid w:val="00CC41B0"/>
    <w:rsid w:val="00CC4EE3"/>
    <w:rsid w:val="00CC53A7"/>
    <w:rsid w:val="00CC5BAE"/>
    <w:rsid w:val="00CC703F"/>
    <w:rsid w:val="00CC7054"/>
    <w:rsid w:val="00CD0989"/>
    <w:rsid w:val="00CD12B2"/>
    <w:rsid w:val="00CD38A8"/>
    <w:rsid w:val="00CD3A98"/>
    <w:rsid w:val="00CD48B2"/>
    <w:rsid w:val="00CD6934"/>
    <w:rsid w:val="00CD6A83"/>
    <w:rsid w:val="00CD6C55"/>
    <w:rsid w:val="00CD7073"/>
    <w:rsid w:val="00CE03B3"/>
    <w:rsid w:val="00CE0D55"/>
    <w:rsid w:val="00CE38AE"/>
    <w:rsid w:val="00CE3ACE"/>
    <w:rsid w:val="00CE3D2E"/>
    <w:rsid w:val="00CE422B"/>
    <w:rsid w:val="00CE76C5"/>
    <w:rsid w:val="00CF0A9F"/>
    <w:rsid w:val="00CF3B31"/>
    <w:rsid w:val="00CF4A96"/>
    <w:rsid w:val="00CF5A21"/>
    <w:rsid w:val="00CF643D"/>
    <w:rsid w:val="00CF76B0"/>
    <w:rsid w:val="00D006D0"/>
    <w:rsid w:val="00D02F0E"/>
    <w:rsid w:val="00D04244"/>
    <w:rsid w:val="00D04CAF"/>
    <w:rsid w:val="00D06F84"/>
    <w:rsid w:val="00D071A7"/>
    <w:rsid w:val="00D12D82"/>
    <w:rsid w:val="00D15901"/>
    <w:rsid w:val="00D21E2B"/>
    <w:rsid w:val="00D22C51"/>
    <w:rsid w:val="00D26422"/>
    <w:rsid w:val="00D275CE"/>
    <w:rsid w:val="00D31E46"/>
    <w:rsid w:val="00D3200C"/>
    <w:rsid w:val="00D32084"/>
    <w:rsid w:val="00D332B6"/>
    <w:rsid w:val="00D34E4D"/>
    <w:rsid w:val="00D34F02"/>
    <w:rsid w:val="00D36F3F"/>
    <w:rsid w:val="00D37447"/>
    <w:rsid w:val="00D37840"/>
    <w:rsid w:val="00D41343"/>
    <w:rsid w:val="00D41E35"/>
    <w:rsid w:val="00D45B2D"/>
    <w:rsid w:val="00D4662A"/>
    <w:rsid w:val="00D46C3F"/>
    <w:rsid w:val="00D47958"/>
    <w:rsid w:val="00D47E48"/>
    <w:rsid w:val="00D512B9"/>
    <w:rsid w:val="00D512F8"/>
    <w:rsid w:val="00D52E23"/>
    <w:rsid w:val="00D53EA1"/>
    <w:rsid w:val="00D548F6"/>
    <w:rsid w:val="00D569CB"/>
    <w:rsid w:val="00D56EE4"/>
    <w:rsid w:val="00D56F70"/>
    <w:rsid w:val="00D60068"/>
    <w:rsid w:val="00D6016E"/>
    <w:rsid w:val="00D6193B"/>
    <w:rsid w:val="00D6364B"/>
    <w:rsid w:val="00D64717"/>
    <w:rsid w:val="00D65277"/>
    <w:rsid w:val="00D66005"/>
    <w:rsid w:val="00D67B46"/>
    <w:rsid w:val="00D702D1"/>
    <w:rsid w:val="00D71158"/>
    <w:rsid w:val="00D741AE"/>
    <w:rsid w:val="00D75444"/>
    <w:rsid w:val="00D81841"/>
    <w:rsid w:val="00D81C1B"/>
    <w:rsid w:val="00D848C8"/>
    <w:rsid w:val="00D84A12"/>
    <w:rsid w:val="00D84D26"/>
    <w:rsid w:val="00D858E3"/>
    <w:rsid w:val="00D86910"/>
    <w:rsid w:val="00D86AC7"/>
    <w:rsid w:val="00D87E58"/>
    <w:rsid w:val="00D91209"/>
    <w:rsid w:val="00D929B7"/>
    <w:rsid w:val="00D94F7E"/>
    <w:rsid w:val="00D974AB"/>
    <w:rsid w:val="00D97D72"/>
    <w:rsid w:val="00DA026F"/>
    <w:rsid w:val="00DA331D"/>
    <w:rsid w:val="00DA4403"/>
    <w:rsid w:val="00DA49F4"/>
    <w:rsid w:val="00DA58AE"/>
    <w:rsid w:val="00DA5A18"/>
    <w:rsid w:val="00DA60A6"/>
    <w:rsid w:val="00DB034A"/>
    <w:rsid w:val="00DB0636"/>
    <w:rsid w:val="00DB36E9"/>
    <w:rsid w:val="00DB4102"/>
    <w:rsid w:val="00DB5201"/>
    <w:rsid w:val="00DB5912"/>
    <w:rsid w:val="00DB636C"/>
    <w:rsid w:val="00DC1523"/>
    <w:rsid w:val="00DC25AC"/>
    <w:rsid w:val="00DC26B3"/>
    <w:rsid w:val="00DC27AA"/>
    <w:rsid w:val="00DC28CA"/>
    <w:rsid w:val="00DC5697"/>
    <w:rsid w:val="00DC5C3A"/>
    <w:rsid w:val="00DD108A"/>
    <w:rsid w:val="00DD1C1B"/>
    <w:rsid w:val="00DD477A"/>
    <w:rsid w:val="00DD5D2B"/>
    <w:rsid w:val="00DD6C71"/>
    <w:rsid w:val="00DD759E"/>
    <w:rsid w:val="00DD7AB4"/>
    <w:rsid w:val="00DE1274"/>
    <w:rsid w:val="00DE2761"/>
    <w:rsid w:val="00DE28E4"/>
    <w:rsid w:val="00DE3964"/>
    <w:rsid w:val="00DE397F"/>
    <w:rsid w:val="00DE511D"/>
    <w:rsid w:val="00DE54FF"/>
    <w:rsid w:val="00DE5A5B"/>
    <w:rsid w:val="00DE6835"/>
    <w:rsid w:val="00DE76F6"/>
    <w:rsid w:val="00DF050C"/>
    <w:rsid w:val="00DF076D"/>
    <w:rsid w:val="00DF084F"/>
    <w:rsid w:val="00DF1813"/>
    <w:rsid w:val="00DF3CF1"/>
    <w:rsid w:val="00DF3EF7"/>
    <w:rsid w:val="00DF51F4"/>
    <w:rsid w:val="00DF5B6A"/>
    <w:rsid w:val="00DF774C"/>
    <w:rsid w:val="00E0098B"/>
    <w:rsid w:val="00E022D0"/>
    <w:rsid w:val="00E04B9A"/>
    <w:rsid w:val="00E05D9C"/>
    <w:rsid w:val="00E05E85"/>
    <w:rsid w:val="00E109B8"/>
    <w:rsid w:val="00E12B4D"/>
    <w:rsid w:val="00E13FBD"/>
    <w:rsid w:val="00E15585"/>
    <w:rsid w:val="00E16769"/>
    <w:rsid w:val="00E16A8F"/>
    <w:rsid w:val="00E17A9A"/>
    <w:rsid w:val="00E17DFE"/>
    <w:rsid w:val="00E22AB4"/>
    <w:rsid w:val="00E2497B"/>
    <w:rsid w:val="00E24ACD"/>
    <w:rsid w:val="00E24F79"/>
    <w:rsid w:val="00E258CB"/>
    <w:rsid w:val="00E277EB"/>
    <w:rsid w:val="00E27B5D"/>
    <w:rsid w:val="00E3105F"/>
    <w:rsid w:val="00E3200A"/>
    <w:rsid w:val="00E3250C"/>
    <w:rsid w:val="00E32A2B"/>
    <w:rsid w:val="00E33AFF"/>
    <w:rsid w:val="00E342C5"/>
    <w:rsid w:val="00E36147"/>
    <w:rsid w:val="00E40485"/>
    <w:rsid w:val="00E41AA8"/>
    <w:rsid w:val="00E42308"/>
    <w:rsid w:val="00E433C1"/>
    <w:rsid w:val="00E44D29"/>
    <w:rsid w:val="00E45F29"/>
    <w:rsid w:val="00E462E4"/>
    <w:rsid w:val="00E46FCA"/>
    <w:rsid w:val="00E47D34"/>
    <w:rsid w:val="00E53826"/>
    <w:rsid w:val="00E54152"/>
    <w:rsid w:val="00E54244"/>
    <w:rsid w:val="00E60116"/>
    <w:rsid w:val="00E60554"/>
    <w:rsid w:val="00E62273"/>
    <w:rsid w:val="00E63981"/>
    <w:rsid w:val="00E6485B"/>
    <w:rsid w:val="00E648AC"/>
    <w:rsid w:val="00E65801"/>
    <w:rsid w:val="00E66B60"/>
    <w:rsid w:val="00E6777F"/>
    <w:rsid w:val="00E741A0"/>
    <w:rsid w:val="00E74CAC"/>
    <w:rsid w:val="00E7660F"/>
    <w:rsid w:val="00E76C9F"/>
    <w:rsid w:val="00E76CE9"/>
    <w:rsid w:val="00E8036E"/>
    <w:rsid w:val="00E8094D"/>
    <w:rsid w:val="00E82E4A"/>
    <w:rsid w:val="00E830E0"/>
    <w:rsid w:val="00E8456E"/>
    <w:rsid w:val="00E84CFA"/>
    <w:rsid w:val="00E84E54"/>
    <w:rsid w:val="00E916AC"/>
    <w:rsid w:val="00E920E7"/>
    <w:rsid w:val="00E9216C"/>
    <w:rsid w:val="00E926FB"/>
    <w:rsid w:val="00E9440C"/>
    <w:rsid w:val="00E94910"/>
    <w:rsid w:val="00EA48B3"/>
    <w:rsid w:val="00EA5745"/>
    <w:rsid w:val="00EA61D5"/>
    <w:rsid w:val="00EA7FE8"/>
    <w:rsid w:val="00EB322E"/>
    <w:rsid w:val="00EB35ED"/>
    <w:rsid w:val="00EB495C"/>
    <w:rsid w:val="00EB5A19"/>
    <w:rsid w:val="00EB6D02"/>
    <w:rsid w:val="00EC37EA"/>
    <w:rsid w:val="00EC4932"/>
    <w:rsid w:val="00EC5E8E"/>
    <w:rsid w:val="00ED0FCC"/>
    <w:rsid w:val="00ED2226"/>
    <w:rsid w:val="00ED4B4B"/>
    <w:rsid w:val="00EE0649"/>
    <w:rsid w:val="00EE1B23"/>
    <w:rsid w:val="00EE1C01"/>
    <w:rsid w:val="00EE33B2"/>
    <w:rsid w:val="00EE5D70"/>
    <w:rsid w:val="00EF1467"/>
    <w:rsid w:val="00EF1736"/>
    <w:rsid w:val="00EF1844"/>
    <w:rsid w:val="00EF52ED"/>
    <w:rsid w:val="00EF530D"/>
    <w:rsid w:val="00EF657A"/>
    <w:rsid w:val="00EF6681"/>
    <w:rsid w:val="00F01408"/>
    <w:rsid w:val="00F02B20"/>
    <w:rsid w:val="00F04B69"/>
    <w:rsid w:val="00F051D6"/>
    <w:rsid w:val="00F05242"/>
    <w:rsid w:val="00F05A13"/>
    <w:rsid w:val="00F05A4F"/>
    <w:rsid w:val="00F1109C"/>
    <w:rsid w:val="00F1355A"/>
    <w:rsid w:val="00F13FE2"/>
    <w:rsid w:val="00F14700"/>
    <w:rsid w:val="00F151D6"/>
    <w:rsid w:val="00F16FC5"/>
    <w:rsid w:val="00F17203"/>
    <w:rsid w:val="00F17672"/>
    <w:rsid w:val="00F2080F"/>
    <w:rsid w:val="00F20F60"/>
    <w:rsid w:val="00F218E5"/>
    <w:rsid w:val="00F222B7"/>
    <w:rsid w:val="00F25964"/>
    <w:rsid w:val="00F2728C"/>
    <w:rsid w:val="00F27C7F"/>
    <w:rsid w:val="00F31A8F"/>
    <w:rsid w:val="00F3364C"/>
    <w:rsid w:val="00F3376E"/>
    <w:rsid w:val="00F33DF5"/>
    <w:rsid w:val="00F34241"/>
    <w:rsid w:val="00F34D93"/>
    <w:rsid w:val="00F356C4"/>
    <w:rsid w:val="00F362A5"/>
    <w:rsid w:val="00F36D49"/>
    <w:rsid w:val="00F37A9D"/>
    <w:rsid w:val="00F41999"/>
    <w:rsid w:val="00F421AA"/>
    <w:rsid w:val="00F45966"/>
    <w:rsid w:val="00F46367"/>
    <w:rsid w:val="00F47235"/>
    <w:rsid w:val="00F5273D"/>
    <w:rsid w:val="00F52D66"/>
    <w:rsid w:val="00F53D44"/>
    <w:rsid w:val="00F56B30"/>
    <w:rsid w:val="00F57F35"/>
    <w:rsid w:val="00F62B72"/>
    <w:rsid w:val="00F6522D"/>
    <w:rsid w:val="00F6627F"/>
    <w:rsid w:val="00F66982"/>
    <w:rsid w:val="00F66B00"/>
    <w:rsid w:val="00F66F52"/>
    <w:rsid w:val="00F66FB0"/>
    <w:rsid w:val="00F716F7"/>
    <w:rsid w:val="00F71875"/>
    <w:rsid w:val="00F71B7B"/>
    <w:rsid w:val="00F73F74"/>
    <w:rsid w:val="00F7471E"/>
    <w:rsid w:val="00F751F4"/>
    <w:rsid w:val="00F766E3"/>
    <w:rsid w:val="00F77107"/>
    <w:rsid w:val="00F77581"/>
    <w:rsid w:val="00F81135"/>
    <w:rsid w:val="00F81AEC"/>
    <w:rsid w:val="00F820C0"/>
    <w:rsid w:val="00F8447D"/>
    <w:rsid w:val="00F848BF"/>
    <w:rsid w:val="00F849B0"/>
    <w:rsid w:val="00F84EFE"/>
    <w:rsid w:val="00F91BC8"/>
    <w:rsid w:val="00FA2D4B"/>
    <w:rsid w:val="00FA2E80"/>
    <w:rsid w:val="00FA3445"/>
    <w:rsid w:val="00FA3812"/>
    <w:rsid w:val="00FA5DD1"/>
    <w:rsid w:val="00FA6571"/>
    <w:rsid w:val="00FB1E4C"/>
    <w:rsid w:val="00FB37C8"/>
    <w:rsid w:val="00FB5634"/>
    <w:rsid w:val="00FB5BFC"/>
    <w:rsid w:val="00FB6C58"/>
    <w:rsid w:val="00FB7143"/>
    <w:rsid w:val="00FC0375"/>
    <w:rsid w:val="00FC115B"/>
    <w:rsid w:val="00FC4600"/>
    <w:rsid w:val="00FC4AB7"/>
    <w:rsid w:val="00FD11D6"/>
    <w:rsid w:val="00FD1627"/>
    <w:rsid w:val="00FD6273"/>
    <w:rsid w:val="00FE039D"/>
    <w:rsid w:val="00FE22E7"/>
    <w:rsid w:val="00FE24A6"/>
    <w:rsid w:val="00FE4562"/>
    <w:rsid w:val="00FE53DD"/>
    <w:rsid w:val="00FE62E0"/>
    <w:rsid w:val="00FE6812"/>
    <w:rsid w:val="00FF202B"/>
    <w:rsid w:val="00FF527A"/>
    <w:rsid w:val="00FF58C6"/>
    <w:rsid w:val="00FF68C2"/>
  </w:rsids>
  <m:mathPr>
    <m:mathFont m:val="Cambria Math"/>
    <m:brkBin m:val="before"/>
    <m:brkBinSub m:val="--"/>
    <m:smallFrac/>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0B59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4F14"/>
    <w:pPr>
      <w:spacing w:before="120"/>
    </w:pPr>
    <w:rPr>
      <w:rFonts w:ascii="Arial" w:hAnsi="Arial"/>
      <w:szCs w:val="24"/>
    </w:rPr>
  </w:style>
  <w:style w:type="paragraph" w:styleId="Heading1">
    <w:name w:val="heading 1"/>
    <w:basedOn w:val="Normal"/>
    <w:next w:val="Normal"/>
    <w:link w:val="Heading1Char"/>
    <w:uiPriority w:val="9"/>
    <w:qFormat/>
    <w:rsid w:val="007B333C"/>
    <w:pPr>
      <w:keepNext/>
      <w:keepLines/>
      <w:spacing w:before="480" w:after="12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3B6093"/>
    <w:pPr>
      <w:keepNext/>
      <w:keepLines/>
      <w:spacing w:before="240" w:after="12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7B333C"/>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autoRedefine/>
    <w:uiPriority w:val="9"/>
    <w:unhideWhenUsed/>
    <w:qFormat/>
    <w:rsid w:val="00635A55"/>
    <w:pPr>
      <w:keepNext/>
      <w:keepLines/>
      <w:spacing w:before="240" w:after="240"/>
      <w:outlineLvl w:val="3"/>
    </w:pPr>
    <w:rPr>
      <w:rFonts w:asciiTheme="majorHAnsi" w:eastAsiaTheme="majorEastAsia" w:hAnsiTheme="majorHAnsi"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D081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0D081A"/>
    <w:pPr>
      <w:tabs>
        <w:tab w:val="center" w:pos="4680"/>
        <w:tab w:val="right" w:pos="9360"/>
      </w:tabs>
    </w:pPr>
  </w:style>
  <w:style w:type="character" w:customStyle="1" w:styleId="HeaderChar">
    <w:name w:val="Header Char"/>
    <w:basedOn w:val="DefaultParagraphFont"/>
    <w:link w:val="Header"/>
    <w:uiPriority w:val="99"/>
    <w:rsid w:val="000D081A"/>
  </w:style>
  <w:style w:type="paragraph" w:styleId="Footer">
    <w:name w:val="footer"/>
    <w:basedOn w:val="Normal"/>
    <w:link w:val="FooterChar"/>
    <w:uiPriority w:val="99"/>
    <w:unhideWhenUsed/>
    <w:rsid w:val="000D081A"/>
    <w:pPr>
      <w:tabs>
        <w:tab w:val="center" w:pos="4680"/>
        <w:tab w:val="right" w:pos="9360"/>
      </w:tabs>
    </w:pPr>
  </w:style>
  <w:style w:type="character" w:customStyle="1" w:styleId="FooterChar">
    <w:name w:val="Footer Char"/>
    <w:basedOn w:val="DefaultParagraphFont"/>
    <w:link w:val="Footer"/>
    <w:uiPriority w:val="99"/>
    <w:rsid w:val="000D081A"/>
  </w:style>
  <w:style w:type="character" w:styleId="Hyperlink">
    <w:name w:val="Hyperlink"/>
    <w:basedOn w:val="DefaultParagraphFont"/>
    <w:uiPriority w:val="99"/>
    <w:unhideWhenUsed/>
    <w:rsid w:val="003016F6"/>
    <w:rPr>
      <w:color w:val="0000FF"/>
      <w:u w:val="single"/>
    </w:rPr>
  </w:style>
  <w:style w:type="paragraph" w:styleId="BodyTextIndent">
    <w:name w:val="Body Text Indent"/>
    <w:basedOn w:val="Normal"/>
    <w:link w:val="BodyTextIndentChar"/>
    <w:rsid w:val="00F05242"/>
    <w:pPr>
      <w:ind w:left="630"/>
      <w:jc w:val="both"/>
    </w:pPr>
    <w:rPr>
      <w:rFonts w:ascii="Times" w:eastAsia="Times New Roman" w:hAnsi="Times"/>
      <w:bCs/>
      <w:iCs/>
      <w:sz w:val="22"/>
      <w:szCs w:val="20"/>
    </w:rPr>
  </w:style>
  <w:style w:type="character" w:customStyle="1" w:styleId="BodyTextIndentChar">
    <w:name w:val="Body Text Indent Char"/>
    <w:basedOn w:val="DefaultParagraphFont"/>
    <w:link w:val="BodyTextIndent"/>
    <w:rsid w:val="00F05242"/>
    <w:rPr>
      <w:rFonts w:ascii="Times" w:eastAsia="Times New Roman" w:hAnsi="Times"/>
      <w:bCs/>
      <w:iCs/>
      <w:sz w:val="22"/>
    </w:rPr>
  </w:style>
  <w:style w:type="paragraph" w:styleId="ListParagraph">
    <w:name w:val="List Paragraph"/>
    <w:basedOn w:val="Normal"/>
    <w:uiPriority w:val="34"/>
    <w:qFormat/>
    <w:rsid w:val="003376BB"/>
    <w:pPr>
      <w:ind w:left="720"/>
      <w:contextualSpacing/>
    </w:pPr>
  </w:style>
  <w:style w:type="paragraph" w:styleId="BalloonText">
    <w:name w:val="Balloon Text"/>
    <w:basedOn w:val="Normal"/>
    <w:link w:val="BalloonTextChar"/>
    <w:uiPriority w:val="99"/>
    <w:semiHidden/>
    <w:unhideWhenUsed/>
    <w:rsid w:val="008C6D5F"/>
    <w:rPr>
      <w:rFonts w:ascii="Tahoma" w:hAnsi="Tahoma" w:cs="Tahoma"/>
      <w:sz w:val="16"/>
      <w:szCs w:val="16"/>
    </w:rPr>
  </w:style>
  <w:style w:type="character" w:customStyle="1" w:styleId="BalloonTextChar">
    <w:name w:val="Balloon Text Char"/>
    <w:basedOn w:val="DefaultParagraphFont"/>
    <w:link w:val="BalloonText"/>
    <w:uiPriority w:val="99"/>
    <w:semiHidden/>
    <w:rsid w:val="008C6D5F"/>
    <w:rPr>
      <w:rFonts w:ascii="Tahoma" w:hAnsi="Tahoma" w:cs="Tahoma"/>
      <w:sz w:val="16"/>
      <w:szCs w:val="16"/>
    </w:rPr>
  </w:style>
  <w:style w:type="character" w:styleId="FollowedHyperlink">
    <w:name w:val="FollowedHyperlink"/>
    <w:basedOn w:val="DefaultParagraphFont"/>
    <w:uiPriority w:val="99"/>
    <w:semiHidden/>
    <w:unhideWhenUsed/>
    <w:rsid w:val="0026571A"/>
    <w:rPr>
      <w:color w:val="800080" w:themeColor="followedHyperlink"/>
      <w:u w:val="single"/>
    </w:rPr>
  </w:style>
  <w:style w:type="character" w:customStyle="1" w:styleId="Heading2Char">
    <w:name w:val="Heading 2 Char"/>
    <w:basedOn w:val="DefaultParagraphFont"/>
    <w:link w:val="Heading2"/>
    <w:uiPriority w:val="9"/>
    <w:rsid w:val="003B6093"/>
    <w:rPr>
      <w:rFonts w:asciiTheme="majorHAnsi" w:eastAsiaTheme="majorEastAsia" w:hAnsiTheme="majorHAnsi" w:cstheme="majorBidi"/>
      <w:b/>
      <w:bCs/>
      <w:sz w:val="24"/>
      <w:szCs w:val="26"/>
    </w:rPr>
  </w:style>
  <w:style w:type="character" w:customStyle="1" w:styleId="Heading3Char">
    <w:name w:val="Heading 3 Char"/>
    <w:basedOn w:val="DefaultParagraphFont"/>
    <w:link w:val="Heading3"/>
    <w:uiPriority w:val="9"/>
    <w:rsid w:val="007B333C"/>
    <w:rPr>
      <w:rFonts w:asciiTheme="majorHAnsi" w:eastAsiaTheme="majorEastAsia" w:hAnsiTheme="majorHAnsi" w:cstheme="majorBidi"/>
      <w:b/>
      <w:bCs/>
      <w:szCs w:val="24"/>
    </w:rPr>
  </w:style>
  <w:style w:type="character" w:customStyle="1" w:styleId="Heading4Char">
    <w:name w:val="Heading 4 Char"/>
    <w:basedOn w:val="DefaultParagraphFont"/>
    <w:link w:val="Heading4"/>
    <w:uiPriority w:val="9"/>
    <w:rsid w:val="00635A55"/>
    <w:rPr>
      <w:rFonts w:asciiTheme="majorHAnsi" w:eastAsiaTheme="majorEastAsia" w:hAnsiTheme="majorHAnsi" w:cstheme="majorBidi"/>
      <w:b/>
      <w:bCs/>
      <w:iCs/>
      <w:szCs w:val="24"/>
    </w:rPr>
  </w:style>
  <w:style w:type="character" w:customStyle="1" w:styleId="Heading1Char">
    <w:name w:val="Heading 1 Char"/>
    <w:basedOn w:val="DefaultParagraphFont"/>
    <w:link w:val="Heading1"/>
    <w:uiPriority w:val="9"/>
    <w:rsid w:val="007B333C"/>
    <w:rPr>
      <w:rFonts w:asciiTheme="majorHAnsi" w:eastAsiaTheme="majorEastAsia" w:hAnsiTheme="majorHAnsi" w:cstheme="majorBidi"/>
      <w:b/>
      <w:bCs/>
      <w:sz w:val="28"/>
      <w:szCs w:val="28"/>
    </w:rPr>
  </w:style>
  <w:style w:type="paragraph" w:styleId="TOCHeading">
    <w:name w:val="TOC Heading"/>
    <w:basedOn w:val="Heading1"/>
    <w:next w:val="Normal"/>
    <w:uiPriority w:val="39"/>
    <w:semiHidden/>
    <w:unhideWhenUsed/>
    <w:qFormat/>
    <w:rsid w:val="00F66F52"/>
    <w:pPr>
      <w:spacing w:after="0" w:line="276" w:lineRule="auto"/>
      <w:outlineLvl w:val="9"/>
    </w:pPr>
    <w:rPr>
      <w:color w:val="365F91" w:themeColor="accent1" w:themeShade="BF"/>
      <w:lang w:eastAsia="ja-JP"/>
    </w:rPr>
  </w:style>
  <w:style w:type="paragraph" w:styleId="TOC1">
    <w:name w:val="toc 1"/>
    <w:basedOn w:val="Normal"/>
    <w:next w:val="Normal"/>
    <w:autoRedefine/>
    <w:uiPriority w:val="39"/>
    <w:unhideWhenUsed/>
    <w:rsid w:val="005F57DD"/>
    <w:pPr>
      <w:tabs>
        <w:tab w:val="right" w:leader="dot" w:pos="9350"/>
      </w:tabs>
      <w:spacing w:after="100"/>
    </w:pPr>
  </w:style>
  <w:style w:type="paragraph" w:styleId="TOC2">
    <w:name w:val="toc 2"/>
    <w:basedOn w:val="Normal"/>
    <w:next w:val="Normal"/>
    <w:autoRedefine/>
    <w:uiPriority w:val="39"/>
    <w:unhideWhenUsed/>
    <w:rsid w:val="00F66F52"/>
    <w:pPr>
      <w:spacing w:after="100"/>
      <w:ind w:left="200"/>
    </w:pPr>
  </w:style>
  <w:style w:type="paragraph" w:styleId="TOC3">
    <w:name w:val="toc 3"/>
    <w:basedOn w:val="Normal"/>
    <w:next w:val="Normal"/>
    <w:autoRedefine/>
    <w:uiPriority w:val="39"/>
    <w:unhideWhenUsed/>
    <w:rsid w:val="00F66F52"/>
    <w:pPr>
      <w:spacing w:after="100"/>
      <w:ind w:left="400"/>
    </w:pPr>
  </w:style>
  <w:style w:type="paragraph" w:styleId="Title">
    <w:name w:val="Title"/>
    <w:basedOn w:val="Normal"/>
    <w:next w:val="Normal"/>
    <w:link w:val="TitleChar"/>
    <w:uiPriority w:val="10"/>
    <w:qFormat/>
    <w:rsid w:val="00AE7077"/>
    <w:pPr>
      <w:pBdr>
        <w:bottom w:val="single" w:sz="8" w:space="4" w:color="auto"/>
      </w:pBdr>
      <w:spacing w:before="0" w:after="300"/>
      <w:contextualSpacing/>
    </w:pPr>
    <w:rPr>
      <w:rFonts w:ascii="Cambria" w:eastAsiaTheme="majorEastAsia" w:hAnsi="Cambria" w:cstheme="majorBidi"/>
      <w:b/>
      <w:spacing w:val="5"/>
      <w:kern w:val="28"/>
      <w:sz w:val="28"/>
      <w:szCs w:val="52"/>
    </w:rPr>
  </w:style>
  <w:style w:type="character" w:customStyle="1" w:styleId="TitleChar">
    <w:name w:val="Title Char"/>
    <w:basedOn w:val="DefaultParagraphFont"/>
    <w:link w:val="Title"/>
    <w:uiPriority w:val="10"/>
    <w:rsid w:val="00AE7077"/>
    <w:rPr>
      <w:rFonts w:ascii="Cambria" w:eastAsiaTheme="majorEastAsia" w:hAnsi="Cambria" w:cstheme="majorBidi"/>
      <w:b/>
      <w:spacing w:val="5"/>
      <w:kern w:val="28"/>
      <w:sz w:val="28"/>
      <w:szCs w:val="52"/>
    </w:rPr>
  </w:style>
  <w:style w:type="paragraph" w:styleId="Subtitle">
    <w:name w:val="Subtitle"/>
    <w:basedOn w:val="Normal"/>
    <w:next w:val="Normal"/>
    <w:link w:val="SubtitleChar"/>
    <w:uiPriority w:val="11"/>
    <w:qFormat/>
    <w:rsid w:val="00C3080D"/>
    <w:pPr>
      <w:numPr>
        <w:ilvl w:val="1"/>
      </w:numPr>
    </w:pPr>
    <w:rPr>
      <w:rFonts w:asciiTheme="majorHAnsi" w:eastAsiaTheme="majorEastAsia" w:hAnsiTheme="majorHAnsi" w:cstheme="majorBidi"/>
      <w:i/>
      <w:iCs/>
      <w:spacing w:val="15"/>
      <w:sz w:val="24"/>
    </w:rPr>
  </w:style>
  <w:style w:type="character" w:customStyle="1" w:styleId="SubtitleChar">
    <w:name w:val="Subtitle Char"/>
    <w:basedOn w:val="DefaultParagraphFont"/>
    <w:link w:val="Subtitle"/>
    <w:uiPriority w:val="11"/>
    <w:rsid w:val="00C3080D"/>
    <w:rPr>
      <w:rFonts w:asciiTheme="majorHAnsi" w:eastAsiaTheme="majorEastAsia" w:hAnsiTheme="majorHAnsi" w:cstheme="majorBidi"/>
      <w:i/>
      <w:iCs/>
      <w:spacing w:val="15"/>
      <w:sz w:val="24"/>
      <w:szCs w:val="24"/>
    </w:rPr>
  </w:style>
  <w:style w:type="paragraph" w:styleId="PlainText">
    <w:name w:val="Plain Text"/>
    <w:basedOn w:val="Normal"/>
    <w:link w:val="PlainTextChar"/>
    <w:uiPriority w:val="99"/>
    <w:unhideWhenUsed/>
    <w:rsid w:val="008B123D"/>
    <w:pPr>
      <w:spacing w:before="0"/>
    </w:pPr>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8B123D"/>
    <w:rPr>
      <w:rFonts w:ascii="Calibri" w:eastAsiaTheme="minorHAnsi" w:hAnsi="Calibri" w:cstheme="minorBidi"/>
      <w:sz w:val="22"/>
      <w:szCs w:val="21"/>
    </w:rPr>
  </w:style>
  <w:style w:type="character" w:styleId="CommentReference">
    <w:name w:val="annotation reference"/>
    <w:basedOn w:val="DefaultParagraphFont"/>
    <w:uiPriority w:val="99"/>
    <w:semiHidden/>
    <w:unhideWhenUsed/>
    <w:rsid w:val="00CC53A7"/>
    <w:rPr>
      <w:sz w:val="18"/>
      <w:szCs w:val="18"/>
    </w:rPr>
  </w:style>
  <w:style w:type="paragraph" w:styleId="CommentText">
    <w:name w:val="annotation text"/>
    <w:basedOn w:val="Normal"/>
    <w:link w:val="CommentTextChar"/>
    <w:uiPriority w:val="99"/>
    <w:semiHidden/>
    <w:unhideWhenUsed/>
    <w:rsid w:val="00CC53A7"/>
    <w:rPr>
      <w:sz w:val="24"/>
    </w:rPr>
  </w:style>
  <w:style w:type="character" w:customStyle="1" w:styleId="CommentTextChar">
    <w:name w:val="Comment Text Char"/>
    <w:basedOn w:val="DefaultParagraphFont"/>
    <w:link w:val="CommentText"/>
    <w:uiPriority w:val="99"/>
    <w:semiHidden/>
    <w:rsid w:val="00CC53A7"/>
    <w:rPr>
      <w:rFonts w:ascii="Arial" w:hAnsi="Arial"/>
      <w:sz w:val="24"/>
      <w:szCs w:val="24"/>
    </w:rPr>
  </w:style>
  <w:style w:type="paragraph" w:styleId="CommentSubject">
    <w:name w:val="annotation subject"/>
    <w:basedOn w:val="CommentText"/>
    <w:next w:val="CommentText"/>
    <w:link w:val="CommentSubjectChar"/>
    <w:uiPriority w:val="99"/>
    <w:semiHidden/>
    <w:unhideWhenUsed/>
    <w:rsid w:val="00CC53A7"/>
    <w:rPr>
      <w:b/>
      <w:bCs/>
      <w:sz w:val="20"/>
      <w:szCs w:val="20"/>
    </w:rPr>
  </w:style>
  <w:style w:type="character" w:customStyle="1" w:styleId="CommentSubjectChar">
    <w:name w:val="Comment Subject Char"/>
    <w:basedOn w:val="CommentTextChar"/>
    <w:link w:val="CommentSubject"/>
    <w:uiPriority w:val="99"/>
    <w:semiHidden/>
    <w:rsid w:val="00CC53A7"/>
    <w:rPr>
      <w:rFonts w:ascii="Arial" w:hAnsi="Arial"/>
      <w:b/>
      <w:bCs/>
      <w:sz w:val="24"/>
      <w:szCs w:val="24"/>
    </w:rPr>
  </w:style>
  <w:style w:type="paragraph" w:styleId="Revision">
    <w:name w:val="Revision"/>
    <w:hidden/>
    <w:uiPriority w:val="99"/>
    <w:semiHidden/>
    <w:rsid w:val="00883A8B"/>
    <w:rPr>
      <w:rFonts w:ascii="Arial" w:hAnsi="Arial"/>
      <w:szCs w:val="24"/>
    </w:rPr>
  </w:style>
  <w:style w:type="paragraph" w:customStyle="1" w:styleId="bodytext">
    <w:name w:val="bodytext"/>
    <w:basedOn w:val="Normal"/>
    <w:uiPriority w:val="99"/>
    <w:rsid w:val="00EB5A19"/>
    <w:pPr>
      <w:spacing w:before="100" w:beforeAutospacing="1" w:after="100" w:afterAutospacing="1"/>
    </w:pPr>
    <w:rPr>
      <w:rFonts w:eastAsiaTheme="minorEastAsia" w:cs="Arial"/>
      <w:sz w:val="24"/>
    </w:rPr>
  </w:style>
  <w:style w:type="character" w:customStyle="1" w:styleId="dnsname">
    <w:name w:val="dnsname"/>
    <w:basedOn w:val="DefaultParagraphFont"/>
    <w:rsid w:val="00C802E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4F14"/>
    <w:pPr>
      <w:spacing w:before="120"/>
    </w:pPr>
    <w:rPr>
      <w:rFonts w:ascii="Arial" w:hAnsi="Arial"/>
      <w:szCs w:val="24"/>
    </w:rPr>
  </w:style>
  <w:style w:type="paragraph" w:styleId="Heading1">
    <w:name w:val="heading 1"/>
    <w:basedOn w:val="Normal"/>
    <w:next w:val="Normal"/>
    <w:link w:val="Heading1Char"/>
    <w:uiPriority w:val="9"/>
    <w:qFormat/>
    <w:rsid w:val="007B333C"/>
    <w:pPr>
      <w:keepNext/>
      <w:keepLines/>
      <w:spacing w:before="480" w:after="12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3B6093"/>
    <w:pPr>
      <w:keepNext/>
      <w:keepLines/>
      <w:spacing w:before="240" w:after="12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7B333C"/>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autoRedefine/>
    <w:uiPriority w:val="9"/>
    <w:unhideWhenUsed/>
    <w:qFormat/>
    <w:rsid w:val="00635A55"/>
    <w:pPr>
      <w:keepNext/>
      <w:keepLines/>
      <w:spacing w:before="240" w:after="240"/>
      <w:outlineLvl w:val="3"/>
    </w:pPr>
    <w:rPr>
      <w:rFonts w:asciiTheme="majorHAnsi" w:eastAsiaTheme="majorEastAsia" w:hAnsiTheme="majorHAnsi"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D081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0D081A"/>
    <w:pPr>
      <w:tabs>
        <w:tab w:val="center" w:pos="4680"/>
        <w:tab w:val="right" w:pos="9360"/>
      </w:tabs>
    </w:pPr>
  </w:style>
  <w:style w:type="character" w:customStyle="1" w:styleId="HeaderChar">
    <w:name w:val="Header Char"/>
    <w:basedOn w:val="DefaultParagraphFont"/>
    <w:link w:val="Header"/>
    <w:uiPriority w:val="99"/>
    <w:rsid w:val="000D081A"/>
  </w:style>
  <w:style w:type="paragraph" w:styleId="Footer">
    <w:name w:val="footer"/>
    <w:basedOn w:val="Normal"/>
    <w:link w:val="FooterChar"/>
    <w:uiPriority w:val="99"/>
    <w:unhideWhenUsed/>
    <w:rsid w:val="000D081A"/>
    <w:pPr>
      <w:tabs>
        <w:tab w:val="center" w:pos="4680"/>
        <w:tab w:val="right" w:pos="9360"/>
      </w:tabs>
    </w:pPr>
  </w:style>
  <w:style w:type="character" w:customStyle="1" w:styleId="FooterChar">
    <w:name w:val="Footer Char"/>
    <w:basedOn w:val="DefaultParagraphFont"/>
    <w:link w:val="Footer"/>
    <w:uiPriority w:val="99"/>
    <w:rsid w:val="000D081A"/>
  </w:style>
  <w:style w:type="character" w:styleId="Hyperlink">
    <w:name w:val="Hyperlink"/>
    <w:basedOn w:val="DefaultParagraphFont"/>
    <w:uiPriority w:val="99"/>
    <w:unhideWhenUsed/>
    <w:rsid w:val="003016F6"/>
    <w:rPr>
      <w:color w:val="0000FF"/>
      <w:u w:val="single"/>
    </w:rPr>
  </w:style>
  <w:style w:type="paragraph" w:styleId="BodyTextIndent">
    <w:name w:val="Body Text Indent"/>
    <w:basedOn w:val="Normal"/>
    <w:link w:val="BodyTextIndentChar"/>
    <w:rsid w:val="00F05242"/>
    <w:pPr>
      <w:ind w:left="630"/>
      <w:jc w:val="both"/>
    </w:pPr>
    <w:rPr>
      <w:rFonts w:ascii="Times" w:eastAsia="Times New Roman" w:hAnsi="Times"/>
      <w:bCs/>
      <w:iCs/>
      <w:sz w:val="22"/>
      <w:szCs w:val="20"/>
    </w:rPr>
  </w:style>
  <w:style w:type="character" w:customStyle="1" w:styleId="BodyTextIndentChar">
    <w:name w:val="Body Text Indent Char"/>
    <w:basedOn w:val="DefaultParagraphFont"/>
    <w:link w:val="BodyTextIndent"/>
    <w:rsid w:val="00F05242"/>
    <w:rPr>
      <w:rFonts w:ascii="Times" w:eastAsia="Times New Roman" w:hAnsi="Times"/>
      <w:bCs/>
      <w:iCs/>
      <w:sz w:val="22"/>
    </w:rPr>
  </w:style>
  <w:style w:type="paragraph" w:styleId="ListParagraph">
    <w:name w:val="List Paragraph"/>
    <w:basedOn w:val="Normal"/>
    <w:uiPriority w:val="34"/>
    <w:qFormat/>
    <w:rsid w:val="003376BB"/>
    <w:pPr>
      <w:ind w:left="720"/>
      <w:contextualSpacing/>
    </w:pPr>
  </w:style>
  <w:style w:type="paragraph" w:styleId="BalloonText">
    <w:name w:val="Balloon Text"/>
    <w:basedOn w:val="Normal"/>
    <w:link w:val="BalloonTextChar"/>
    <w:uiPriority w:val="99"/>
    <w:semiHidden/>
    <w:unhideWhenUsed/>
    <w:rsid w:val="008C6D5F"/>
    <w:rPr>
      <w:rFonts w:ascii="Tahoma" w:hAnsi="Tahoma" w:cs="Tahoma"/>
      <w:sz w:val="16"/>
      <w:szCs w:val="16"/>
    </w:rPr>
  </w:style>
  <w:style w:type="character" w:customStyle="1" w:styleId="BalloonTextChar">
    <w:name w:val="Balloon Text Char"/>
    <w:basedOn w:val="DefaultParagraphFont"/>
    <w:link w:val="BalloonText"/>
    <w:uiPriority w:val="99"/>
    <w:semiHidden/>
    <w:rsid w:val="008C6D5F"/>
    <w:rPr>
      <w:rFonts w:ascii="Tahoma" w:hAnsi="Tahoma" w:cs="Tahoma"/>
      <w:sz w:val="16"/>
      <w:szCs w:val="16"/>
    </w:rPr>
  </w:style>
  <w:style w:type="character" w:styleId="FollowedHyperlink">
    <w:name w:val="FollowedHyperlink"/>
    <w:basedOn w:val="DefaultParagraphFont"/>
    <w:uiPriority w:val="99"/>
    <w:semiHidden/>
    <w:unhideWhenUsed/>
    <w:rsid w:val="0026571A"/>
    <w:rPr>
      <w:color w:val="800080" w:themeColor="followedHyperlink"/>
      <w:u w:val="single"/>
    </w:rPr>
  </w:style>
  <w:style w:type="character" w:customStyle="1" w:styleId="Heading2Char">
    <w:name w:val="Heading 2 Char"/>
    <w:basedOn w:val="DefaultParagraphFont"/>
    <w:link w:val="Heading2"/>
    <w:uiPriority w:val="9"/>
    <w:rsid w:val="003B6093"/>
    <w:rPr>
      <w:rFonts w:asciiTheme="majorHAnsi" w:eastAsiaTheme="majorEastAsia" w:hAnsiTheme="majorHAnsi" w:cstheme="majorBidi"/>
      <w:b/>
      <w:bCs/>
      <w:sz w:val="24"/>
      <w:szCs w:val="26"/>
    </w:rPr>
  </w:style>
  <w:style w:type="character" w:customStyle="1" w:styleId="Heading3Char">
    <w:name w:val="Heading 3 Char"/>
    <w:basedOn w:val="DefaultParagraphFont"/>
    <w:link w:val="Heading3"/>
    <w:uiPriority w:val="9"/>
    <w:rsid w:val="007B333C"/>
    <w:rPr>
      <w:rFonts w:asciiTheme="majorHAnsi" w:eastAsiaTheme="majorEastAsia" w:hAnsiTheme="majorHAnsi" w:cstheme="majorBidi"/>
      <w:b/>
      <w:bCs/>
      <w:szCs w:val="24"/>
    </w:rPr>
  </w:style>
  <w:style w:type="character" w:customStyle="1" w:styleId="Heading4Char">
    <w:name w:val="Heading 4 Char"/>
    <w:basedOn w:val="DefaultParagraphFont"/>
    <w:link w:val="Heading4"/>
    <w:uiPriority w:val="9"/>
    <w:rsid w:val="00635A55"/>
    <w:rPr>
      <w:rFonts w:asciiTheme="majorHAnsi" w:eastAsiaTheme="majorEastAsia" w:hAnsiTheme="majorHAnsi" w:cstheme="majorBidi"/>
      <w:b/>
      <w:bCs/>
      <w:iCs/>
      <w:szCs w:val="24"/>
    </w:rPr>
  </w:style>
  <w:style w:type="character" w:customStyle="1" w:styleId="Heading1Char">
    <w:name w:val="Heading 1 Char"/>
    <w:basedOn w:val="DefaultParagraphFont"/>
    <w:link w:val="Heading1"/>
    <w:uiPriority w:val="9"/>
    <w:rsid w:val="007B333C"/>
    <w:rPr>
      <w:rFonts w:asciiTheme="majorHAnsi" w:eastAsiaTheme="majorEastAsia" w:hAnsiTheme="majorHAnsi" w:cstheme="majorBidi"/>
      <w:b/>
      <w:bCs/>
      <w:sz w:val="28"/>
      <w:szCs w:val="28"/>
    </w:rPr>
  </w:style>
  <w:style w:type="paragraph" w:styleId="TOCHeading">
    <w:name w:val="TOC Heading"/>
    <w:basedOn w:val="Heading1"/>
    <w:next w:val="Normal"/>
    <w:uiPriority w:val="39"/>
    <w:semiHidden/>
    <w:unhideWhenUsed/>
    <w:qFormat/>
    <w:rsid w:val="00F66F52"/>
    <w:pPr>
      <w:spacing w:after="0" w:line="276" w:lineRule="auto"/>
      <w:outlineLvl w:val="9"/>
    </w:pPr>
    <w:rPr>
      <w:color w:val="365F91" w:themeColor="accent1" w:themeShade="BF"/>
      <w:lang w:eastAsia="ja-JP"/>
    </w:rPr>
  </w:style>
  <w:style w:type="paragraph" w:styleId="TOC1">
    <w:name w:val="toc 1"/>
    <w:basedOn w:val="Normal"/>
    <w:next w:val="Normal"/>
    <w:autoRedefine/>
    <w:uiPriority w:val="39"/>
    <w:unhideWhenUsed/>
    <w:rsid w:val="005F57DD"/>
    <w:pPr>
      <w:tabs>
        <w:tab w:val="right" w:leader="dot" w:pos="9350"/>
      </w:tabs>
      <w:spacing w:after="100"/>
    </w:pPr>
  </w:style>
  <w:style w:type="paragraph" w:styleId="TOC2">
    <w:name w:val="toc 2"/>
    <w:basedOn w:val="Normal"/>
    <w:next w:val="Normal"/>
    <w:autoRedefine/>
    <w:uiPriority w:val="39"/>
    <w:unhideWhenUsed/>
    <w:rsid w:val="00F66F52"/>
    <w:pPr>
      <w:spacing w:after="100"/>
      <w:ind w:left="200"/>
    </w:pPr>
  </w:style>
  <w:style w:type="paragraph" w:styleId="TOC3">
    <w:name w:val="toc 3"/>
    <w:basedOn w:val="Normal"/>
    <w:next w:val="Normal"/>
    <w:autoRedefine/>
    <w:uiPriority w:val="39"/>
    <w:unhideWhenUsed/>
    <w:rsid w:val="00F66F52"/>
    <w:pPr>
      <w:spacing w:after="100"/>
      <w:ind w:left="400"/>
    </w:pPr>
  </w:style>
  <w:style w:type="paragraph" w:styleId="Title">
    <w:name w:val="Title"/>
    <w:basedOn w:val="Normal"/>
    <w:next w:val="Normal"/>
    <w:link w:val="TitleChar"/>
    <w:uiPriority w:val="10"/>
    <w:qFormat/>
    <w:rsid w:val="00AE7077"/>
    <w:pPr>
      <w:pBdr>
        <w:bottom w:val="single" w:sz="8" w:space="4" w:color="auto"/>
      </w:pBdr>
      <w:spacing w:before="0" w:after="300"/>
      <w:contextualSpacing/>
    </w:pPr>
    <w:rPr>
      <w:rFonts w:ascii="Cambria" w:eastAsiaTheme="majorEastAsia" w:hAnsi="Cambria" w:cstheme="majorBidi"/>
      <w:b/>
      <w:spacing w:val="5"/>
      <w:kern w:val="28"/>
      <w:sz w:val="28"/>
      <w:szCs w:val="52"/>
    </w:rPr>
  </w:style>
  <w:style w:type="character" w:customStyle="1" w:styleId="TitleChar">
    <w:name w:val="Title Char"/>
    <w:basedOn w:val="DefaultParagraphFont"/>
    <w:link w:val="Title"/>
    <w:uiPriority w:val="10"/>
    <w:rsid w:val="00AE7077"/>
    <w:rPr>
      <w:rFonts w:ascii="Cambria" w:eastAsiaTheme="majorEastAsia" w:hAnsi="Cambria" w:cstheme="majorBidi"/>
      <w:b/>
      <w:spacing w:val="5"/>
      <w:kern w:val="28"/>
      <w:sz w:val="28"/>
      <w:szCs w:val="52"/>
    </w:rPr>
  </w:style>
  <w:style w:type="paragraph" w:styleId="Subtitle">
    <w:name w:val="Subtitle"/>
    <w:basedOn w:val="Normal"/>
    <w:next w:val="Normal"/>
    <w:link w:val="SubtitleChar"/>
    <w:uiPriority w:val="11"/>
    <w:qFormat/>
    <w:rsid w:val="00C3080D"/>
    <w:pPr>
      <w:numPr>
        <w:ilvl w:val="1"/>
      </w:numPr>
    </w:pPr>
    <w:rPr>
      <w:rFonts w:asciiTheme="majorHAnsi" w:eastAsiaTheme="majorEastAsia" w:hAnsiTheme="majorHAnsi" w:cstheme="majorBidi"/>
      <w:i/>
      <w:iCs/>
      <w:spacing w:val="15"/>
      <w:sz w:val="24"/>
    </w:rPr>
  </w:style>
  <w:style w:type="character" w:customStyle="1" w:styleId="SubtitleChar">
    <w:name w:val="Subtitle Char"/>
    <w:basedOn w:val="DefaultParagraphFont"/>
    <w:link w:val="Subtitle"/>
    <w:uiPriority w:val="11"/>
    <w:rsid w:val="00C3080D"/>
    <w:rPr>
      <w:rFonts w:asciiTheme="majorHAnsi" w:eastAsiaTheme="majorEastAsia" w:hAnsiTheme="majorHAnsi" w:cstheme="majorBidi"/>
      <w:i/>
      <w:iCs/>
      <w:spacing w:val="15"/>
      <w:sz w:val="24"/>
      <w:szCs w:val="24"/>
    </w:rPr>
  </w:style>
  <w:style w:type="paragraph" w:styleId="PlainText">
    <w:name w:val="Plain Text"/>
    <w:basedOn w:val="Normal"/>
    <w:link w:val="PlainTextChar"/>
    <w:uiPriority w:val="99"/>
    <w:unhideWhenUsed/>
    <w:rsid w:val="008B123D"/>
    <w:pPr>
      <w:spacing w:before="0"/>
    </w:pPr>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8B123D"/>
    <w:rPr>
      <w:rFonts w:ascii="Calibri" w:eastAsiaTheme="minorHAnsi" w:hAnsi="Calibri" w:cstheme="minorBidi"/>
      <w:sz w:val="22"/>
      <w:szCs w:val="21"/>
    </w:rPr>
  </w:style>
  <w:style w:type="character" w:styleId="CommentReference">
    <w:name w:val="annotation reference"/>
    <w:basedOn w:val="DefaultParagraphFont"/>
    <w:uiPriority w:val="99"/>
    <w:semiHidden/>
    <w:unhideWhenUsed/>
    <w:rsid w:val="00CC53A7"/>
    <w:rPr>
      <w:sz w:val="18"/>
      <w:szCs w:val="18"/>
    </w:rPr>
  </w:style>
  <w:style w:type="paragraph" w:styleId="CommentText">
    <w:name w:val="annotation text"/>
    <w:basedOn w:val="Normal"/>
    <w:link w:val="CommentTextChar"/>
    <w:uiPriority w:val="99"/>
    <w:semiHidden/>
    <w:unhideWhenUsed/>
    <w:rsid w:val="00CC53A7"/>
    <w:rPr>
      <w:sz w:val="24"/>
    </w:rPr>
  </w:style>
  <w:style w:type="character" w:customStyle="1" w:styleId="CommentTextChar">
    <w:name w:val="Comment Text Char"/>
    <w:basedOn w:val="DefaultParagraphFont"/>
    <w:link w:val="CommentText"/>
    <w:uiPriority w:val="99"/>
    <w:semiHidden/>
    <w:rsid w:val="00CC53A7"/>
    <w:rPr>
      <w:rFonts w:ascii="Arial" w:hAnsi="Arial"/>
      <w:sz w:val="24"/>
      <w:szCs w:val="24"/>
    </w:rPr>
  </w:style>
  <w:style w:type="paragraph" w:styleId="CommentSubject">
    <w:name w:val="annotation subject"/>
    <w:basedOn w:val="CommentText"/>
    <w:next w:val="CommentText"/>
    <w:link w:val="CommentSubjectChar"/>
    <w:uiPriority w:val="99"/>
    <w:semiHidden/>
    <w:unhideWhenUsed/>
    <w:rsid w:val="00CC53A7"/>
    <w:rPr>
      <w:b/>
      <w:bCs/>
      <w:sz w:val="20"/>
      <w:szCs w:val="20"/>
    </w:rPr>
  </w:style>
  <w:style w:type="character" w:customStyle="1" w:styleId="CommentSubjectChar">
    <w:name w:val="Comment Subject Char"/>
    <w:basedOn w:val="CommentTextChar"/>
    <w:link w:val="CommentSubject"/>
    <w:uiPriority w:val="99"/>
    <w:semiHidden/>
    <w:rsid w:val="00CC53A7"/>
    <w:rPr>
      <w:rFonts w:ascii="Arial" w:hAnsi="Arial"/>
      <w:b/>
      <w:bCs/>
      <w:sz w:val="24"/>
      <w:szCs w:val="24"/>
    </w:rPr>
  </w:style>
  <w:style w:type="paragraph" w:styleId="Revision">
    <w:name w:val="Revision"/>
    <w:hidden/>
    <w:uiPriority w:val="99"/>
    <w:semiHidden/>
    <w:rsid w:val="00883A8B"/>
    <w:rPr>
      <w:rFonts w:ascii="Arial" w:hAnsi="Arial"/>
      <w:szCs w:val="24"/>
    </w:rPr>
  </w:style>
  <w:style w:type="paragraph" w:customStyle="1" w:styleId="bodytext">
    <w:name w:val="bodytext"/>
    <w:basedOn w:val="Normal"/>
    <w:uiPriority w:val="99"/>
    <w:rsid w:val="00EB5A19"/>
    <w:pPr>
      <w:spacing w:before="100" w:beforeAutospacing="1" w:after="100" w:afterAutospacing="1"/>
    </w:pPr>
    <w:rPr>
      <w:rFonts w:eastAsiaTheme="minorEastAsia" w:cs="Arial"/>
      <w:sz w:val="24"/>
    </w:rPr>
  </w:style>
  <w:style w:type="character" w:customStyle="1" w:styleId="dnsname">
    <w:name w:val="dnsname"/>
    <w:basedOn w:val="DefaultParagraphFont"/>
    <w:rsid w:val="00C802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970003">
      <w:bodyDiv w:val="1"/>
      <w:marLeft w:val="0"/>
      <w:marRight w:val="0"/>
      <w:marTop w:val="0"/>
      <w:marBottom w:val="0"/>
      <w:divBdr>
        <w:top w:val="none" w:sz="0" w:space="0" w:color="auto"/>
        <w:left w:val="none" w:sz="0" w:space="0" w:color="auto"/>
        <w:bottom w:val="none" w:sz="0" w:space="0" w:color="auto"/>
        <w:right w:val="none" w:sz="0" w:space="0" w:color="auto"/>
      </w:divBdr>
    </w:div>
    <w:div w:id="242685164">
      <w:bodyDiv w:val="1"/>
      <w:marLeft w:val="0"/>
      <w:marRight w:val="0"/>
      <w:marTop w:val="0"/>
      <w:marBottom w:val="0"/>
      <w:divBdr>
        <w:top w:val="none" w:sz="0" w:space="0" w:color="auto"/>
        <w:left w:val="none" w:sz="0" w:space="0" w:color="auto"/>
        <w:bottom w:val="none" w:sz="0" w:space="0" w:color="auto"/>
        <w:right w:val="none" w:sz="0" w:space="0" w:color="auto"/>
      </w:divBdr>
    </w:div>
    <w:div w:id="373426069">
      <w:bodyDiv w:val="1"/>
      <w:marLeft w:val="0"/>
      <w:marRight w:val="0"/>
      <w:marTop w:val="0"/>
      <w:marBottom w:val="0"/>
      <w:divBdr>
        <w:top w:val="none" w:sz="0" w:space="0" w:color="auto"/>
        <w:left w:val="none" w:sz="0" w:space="0" w:color="auto"/>
        <w:bottom w:val="none" w:sz="0" w:space="0" w:color="auto"/>
        <w:right w:val="none" w:sz="0" w:space="0" w:color="auto"/>
      </w:divBdr>
    </w:div>
    <w:div w:id="466319975">
      <w:bodyDiv w:val="1"/>
      <w:marLeft w:val="0"/>
      <w:marRight w:val="0"/>
      <w:marTop w:val="0"/>
      <w:marBottom w:val="0"/>
      <w:divBdr>
        <w:top w:val="none" w:sz="0" w:space="0" w:color="auto"/>
        <w:left w:val="none" w:sz="0" w:space="0" w:color="auto"/>
        <w:bottom w:val="none" w:sz="0" w:space="0" w:color="auto"/>
        <w:right w:val="none" w:sz="0" w:space="0" w:color="auto"/>
      </w:divBdr>
    </w:div>
    <w:div w:id="836266717">
      <w:bodyDiv w:val="1"/>
      <w:marLeft w:val="0"/>
      <w:marRight w:val="0"/>
      <w:marTop w:val="0"/>
      <w:marBottom w:val="0"/>
      <w:divBdr>
        <w:top w:val="none" w:sz="0" w:space="0" w:color="auto"/>
        <w:left w:val="none" w:sz="0" w:space="0" w:color="auto"/>
        <w:bottom w:val="none" w:sz="0" w:space="0" w:color="auto"/>
        <w:right w:val="none" w:sz="0" w:space="0" w:color="auto"/>
      </w:divBdr>
    </w:div>
    <w:div w:id="1019427862">
      <w:bodyDiv w:val="1"/>
      <w:marLeft w:val="0"/>
      <w:marRight w:val="0"/>
      <w:marTop w:val="0"/>
      <w:marBottom w:val="0"/>
      <w:divBdr>
        <w:top w:val="none" w:sz="0" w:space="0" w:color="auto"/>
        <w:left w:val="none" w:sz="0" w:space="0" w:color="auto"/>
        <w:bottom w:val="none" w:sz="0" w:space="0" w:color="auto"/>
        <w:right w:val="none" w:sz="0" w:space="0" w:color="auto"/>
      </w:divBdr>
    </w:div>
    <w:div w:id="1037581578">
      <w:bodyDiv w:val="1"/>
      <w:marLeft w:val="0"/>
      <w:marRight w:val="0"/>
      <w:marTop w:val="0"/>
      <w:marBottom w:val="0"/>
      <w:divBdr>
        <w:top w:val="none" w:sz="0" w:space="0" w:color="auto"/>
        <w:left w:val="none" w:sz="0" w:space="0" w:color="auto"/>
        <w:bottom w:val="none" w:sz="0" w:space="0" w:color="auto"/>
        <w:right w:val="none" w:sz="0" w:space="0" w:color="auto"/>
      </w:divBdr>
    </w:div>
    <w:div w:id="1088384612">
      <w:bodyDiv w:val="1"/>
      <w:marLeft w:val="0"/>
      <w:marRight w:val="0"/>
      <w:marTop w:val="0"/>
      <w:marBottom w:val="0"/>
      <w:divBdr>
        <w:top w:val="none" w:sz="0" w:space="0" w:color="auto"/>
        <w:left w:val="none" w:sz="0" w:space="0" w:color="auto"/>
        <w:bottom w:val="none" w:sz="0" w:space="0" w:color="auto"/>
        <w:right w:val="none" w:sz="0" w:space="0" w:color="auto"/>
      </w:divBdr>
    </w:div>
    <w:div w:id="1110466071">
      <w:bodyDiv w:val="1"/>
      <w:marLeft w:val="0"/>
      <w:marRight w:val="0"/>
      <w:marTop w:val="0"/>
      <w:marBottom w:val="0"/>
      <w:divBdr>
        <w:top w:val="none" w:sz="0" w:space="0" w:color="auto"/>
        <w:left w:val="none" w:sz="0" w:space="0" w:color="auto"/>
        <w:bottom w:val="none" w:sz="0" w:space="0" w:color="auto"/>
        <w:right w:val="none" w:sz="0" w:space="0" w:color="auto"/>
      </w:divBdr>
    </w:div>
    <w:div w:id="1133131189">
      <w:bodyDiv w:val="1"/>
      <w:marLeft w:val="0"/>
      <w:marRight w:val="0"/>
      <w:marTop w:val="0"/>
      <w:marBottom w:val="0"/>
      <w:divBdr>
        <w:top w:val="none" w:sz="0" w:space="0" w:color="auto"/>
        <w:left w:val="none" w:sz="0" w:space="0" w:color="auto"/>
        <w:bottom w:val="none" w:sz="0" w:space="0" w:color="auto"/>
        <w:right w:val="none" w:sz="0" w:space="0" w:color="auto"/>
      </w:divBdr>
    </w:div>
    <w:div w:id="1133595096">
      <w:bodyDiv w:val="1"/>
      <w:marLeft w:val="0"/>
      <w:marRight w:val="0"/>
      <w:marTop w:val="0"/>
      <w:marBottom w:val="0"/>
      <w:divBdr>
        <w:top w:val="none" w:sz="0" w:space="0" w:color="auto"/>
        <w:left w:val="none" w:sz="0" w:space="0" w:color="auto"/>
        <w:bottom w:val="none" w:sz="0" w:space="0" w:color="auto"/>
        <w:right w:val="none" w:sz="0" w:space="0" w:color="auto"/>
      </w:divBdr>
    </w:div>
    <w:div w:id="1320425378">
      <w:bodyDiv w:val="1"/>
      <w:marLeft w:val="0"/>
      <w:marRight w:val="0"/>
      <w:marTop w:val="0"/>
      <w:marBottom w:val="0"/>
      <w:divBdr>
        <w:top w:val="none" w:sz="0" w:space="0" w:color="auto"/>
        <w:left w:val="none" w:sz="0" w:space="0" w:color="auto"/>
        <w:bottom w:val="none" w:sz="0" w:space="0" w:color="auto"/>
        <w:right w:val="none" w:sz="0" w:space="0" w:color="auto"/>
      </w:divBdr>
    </w:div>
    <w:div w:id="1398360638">
      <w:bodyDiv w:val="1"/>
      <w:marLeft w:val="0"/>
      <w:marRight w:val="0"/>
      <w:marTop w:val="0"/>
      <w:marBottom w:val="0"/>
      <w:divBdr>
        <w:top w:val="none" w:sz="0" w:space="0" w:color="auto"/>
        <w:left w:val="none" w:sz="0" w:space="0" w:color="auto"/>
        <w:bottom w:val="none" w:sz="0" w:space="0" w:color="auto"/>
        <w:right w:val="none" w:sz="0" w:space="0" w:color="auto"/>
      </w:divBdr>
    </w:div>
    <w:div w:id="1512797464">
      <w:bodyDiv w:val="1"/>
      <w:marLeft w:val="0"/>
      <w:marRight w:val="0"/>
      <w:marTop w:val="0"/>
      <w:marBottom w:val="0"/>
      <w:divBdr>
        <w:top w:val="none" w:sz="0" w:space="0" w:color="auto"/>
        <w:left w:val="none" w:sz="0" w:space="0" w:color="auto"/>
        <w:bottom w:val="none" w:sz="0" w:space="0" w:color="auto"/>
        <w:right w:val="none" w:sz="0" w:space="0" w:color="auto"/>
      </w:divBdr>
    </w:div>
    <w:div w:id="1559315459">
      <w:bodyDiv w:val="1"/>
      <w:marLeft w:val="0"/>
      <w:marRight w:val="0"/>
      <w:marTop w:val="0"/>
      <w:marBottom w:val="0"/>
      <w:divBdr>
        <w:top w:val="none" w:sz="0" w:space="0" w:color="auto"/>
        <w:left w:val="none" w:sz="0" w:space="0" w:color="auto"/>
        <w:bottom w:val="none" w:sz="0" w:space="0" w:color="auto"/>
        <w:right w:val="none" w:sz="0" w:space="0" w:color="auto"/>
      </w:divBdr>
    </w:div>
    <w:div w:id="1613829491">
      <w:bodyDiv w:val="1"/>
      <w:marLeft w:val="0"/>
      <w:marRight w:val="0"/>
      <w:marTop w:val="0"/>
      <w:marBottom w:val="0"/>
      <w:divBdr>
        <w:top w:val="none" w:sz="0" w:space="0" w:color="auto"/>
        <w:left w:val="none" w:sz="0" w:space="0" w:color="auto"/>
        <w:bottom w:val="none" w:sz="0" w:space="0" w:color="auto"/>
        <w:right w:val="none" w:sz="0" w:space="0" w:color="auto"/>
      </w:divBdr>
    </w:div>
    <w:div w:id="1644965145">
      <w:bodyDiv w:val="1"/>
      <w:marLeft w:val="0"/>
      <w:marRight w:val="0"/>
      <w:marTop w:val="0"/>
      <w:marBottom w:val="0"/>
      <w:divBdr>
        <w:top w:val="none" w:sz="0" w:space="0" w:color="auto"/>
        <w:left w:val="none" w:sz="0" w:space="0" w:color="auto"/>
        <w:bottom w:val="none" w:sz="0" w:space="0" w:color="auto"/>
        <w:right w:val="none" w:sz="0" w:space="0" w:color="auto"/>
      </w:divBdr>
    </w:div>
    <w:div w:id="1649823519">
      <w:bodyDiv w:val="1"/>
      <w:marLeft w:val="0"/>
      <w:marRight w:val="0"/>
      <w:marTop w:val="0"/>
      <w:marBottom w:val="0"/>
      <w:divBdr>
        <w:top w:val="none" w:sz="0" w:space="0" w:color="auto"/>
        <w:left w:val="none" w:sz="0" w:space="0" w:color="auto"/>
        <w:bottom w:val="none" w:sz="0" w:space="0" w:color="auto"/>
        <w:right w:val="none" w:sz="0" w:space="0" w:color="auto"/>
      </w:divBdr>
    </w:div>
    <w:div w:id="1713652770">
      <w:bodyDiv w:val="1"/>
      <w:marLeft w:val="0"/>
      <w:marRight w:val="0"/>
      <w:marTop w:val="0"/>
      <w:marBottom w:val="0"/>
      <w:divBdr>
        <w:top w:val="none" w:sz="0" w:space="0" w:color="auto"/>
        <w:left w:val="none" w:sz="0" w:space="0" w:color="auto"/>
        <w:bottom w:val="none" w:sz="0" w:space="0" w:color="auto"/>
        <w:right w:val="none" w:sz="0" w:space="0" w:color="auto"/>
      </w:divBdr>
    </w:div>
    <w:div w:id="1722098333">
      <w:bodyDiv w:val="1"/>
      <w:marLeft w:val="0"/>
      <w:marRight w:val="0"/>
      <w:marTop w:val="0"/>
      <w:marBottom w:val="0"/>
      <w:divBdr>
        <w:top w:val="none" w:sz="0" w:space="0" w:color="auto"/>
        <w:left w:val="none" w:sz="0" w:space="0" w:color="auto"/>
        <w:bottom w:val="none" w:sz="0" w:space="0" w:color="auto"/>
        <w:right w:val="none" w:sz="0" w:space="0" w:color="auto"/>
      </w:divBdr>
    </w:div>
    <w:div w:id="1751535050">
      <w:bodyDiv w:val="1"/>
      <w:marLeft w:val="0"/>
      <w:marRight w:val="0"/>
      <w:marTop w:val="0"/>
      <w:marBottom w:val="0"/>
      <w:divBdr>
        <w:top w:val="none" w:sz="0" w:space="0" w:color="auto"/>
        <w:left w:val="none" w:sz="0" w:space="0" w:color="auto"/>
        <w:bottom w:val="none" w:sz="0" w:space="0" w:color="auto"/>
        <w:right w:val="none" w:sz="0" w:space="0" w:color="auto"/>
      </w:divBdr>
    </w:div>
    <w:div w:id="1753313297">
      <w:bodyDiv w:val="1"/>
      <w:marLeft w:val="0"/>
      <w:marRight w:val="0"/>
      <w:marTop w:val="0"/>
      <w:marBottom w:val="0"/>
      <w:divBdr>
        <w:top w:val="none" w:sz="0" w:space="0" w:color="auto"/>
        <w:left w:val="none" w:sz="0" w:space="0" w:color="auto"/>
        <w:bottom w:val="none" w:sz="0" w:space="0" w:color="auto"/>
        <w:right w:val="none" w:sz="0" w:space="0" w:color="auto"/>
      </w:divBdr>
    </w:div>
    <w:div w:id="1793404224">
      <w:bodyDiv w:val="1"/>
      <w:marLeft w:val="0"/>
      <w:marRight w:val="0"/>
      <w:marTop w:val="0"/>
      <w:marBottom w:val="0"/>
      <w:divBdr>
        <w:top w:val="none" w:sz="0" w:space="0" w:color="auto"/>
        <w:left w:val="none" w:sz="0" w:space="0" w:color="auto"/>
        <w:bottom w:val="none" w:sz="0" w:space="0" w:color="auto"/>
        <w:right w:val="none" w:sz="0" w:space="0" w:color="auto"/>
      </w:divBdr>
    </w:div>
    <w:div w:id="1905137314">
      <w:bodyDiv w:val="1"/>
      <w:marLeft w:val="0"/>
      <w:marRight w:val="0"/>
      <w:marTop w:val="0"/>
      <w:marBottom w:val="0"/>
      <w:divBdr>
        <w:top w:val="none" w:sz="0" w:space="0" w:color="auto"/>
        <w:left w:val="none" w:sz="0" w:space="0" w:color="auto"/>
        <w:bottom w:val="none" w:sz="0" w:space="0" w:color="auto"/>
        <w:right w:val="none" w:sz="0" w:space="0" w:color="auto"/>
      </w:divBdr>
      <w:divsChild>
        <w:div w:id="31348545">
          <w:marLeft w:val="0"/>
          <w:marRight w:val="0"/>
          <w:marTop w:val="0"/>
          <w:marBottom w:val="0"/>
          <w:divBdr>
            <w:top w:val="none" w:sz="0" w:space="0" w:color="auto"/>
            <w:left w:val="none" w:sz="0" w:space="0" w:color="auto"/>
            <w:bottom w:val="none" w:sz="0" w:space="0" w:color="auto"/>
            <w:right w:val="none" w:sz="0" w:space="0" w:color="auto"/>
          </w:divBdr>
          <w:divsChild>
            <w:div w:id="184427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653636">
      <w:bodyDiv w:val="1"/>
      <w:marLeft w:val="0"/>
      <w:marRight w:val="0"/>
      <w:marTop w:val="0"/>
      <w:marBottom w:val="0"/>
      <w:divBdr>
        <w:top w:val="none" w:sz="0" w:space="0" w:color="auto"/>
        <w:left w:val="none" w:sz="0" w:space="0" w:color="auto"/>
        <w:bottom w:val="none" w:sz="0" w:space="0" w:color="auto"/>
        <w:right w:val="none" w:sz="0" w:space="0" w:color="auto"/>
      </w:divBdr>
    </w:div>
    <w:div w:id="2045593064">
      <w:bodyDiv w:val="1"/>
      <w:marLeft w:val="0"/>
      <w:marRight w:val="0"/>
      <w:marTop w:val="0"/>
      <w:marBottom w:val="0"/>
      <w:divBdr>
        <w:top w:val="none" w:sz="0" w:space="0" w:color="auto"/>
        <w:left w:val="none" w:sz="0" w:space="0" w:color="auto"/>
        <w:bottom w:val="none" w:sz="0" w:space="0" w:color="auto"/>
        <w:right w:val="none" w:sz="0" w:space="0" w:color="auto"/>
      </w:divBdr>
    </w:div>
    <w:div w:id="2069765548">
      <w:bodyDiv w:val="1"/>
      <w:marLeft w:val="0"/>
      <w:marRight w:val="0"/>
      <w:marTop w:val="0"/>
      <w:marBottom w:val="0"/>
      <w:divBdr>
        <w:top w:val="none" w:sz="0" w:space="0" w:color="auto"/>
        <w:left w:val="none" w:sz="0" w:space="0" w:color="auto"/>
        <w:bottom w:val="none" w:sz="0" w:space="0" w:color="auto"/>
        <w:right w:val="none" w:sz="0" w:space="0" w:color="auto"/>
      </w:divBdr>
    </w:div>
    <w:div w:id="2087415917">
      <w:bodyDiv w:val="1"/>
      <w:marLeft w:val="0"/>
      <w:marRight w:val="0"/>
      <w:marTop w:val="0"/>
      <w:marBottom w:val="0"/>
      <w:divBdr>
        <w:top w:val="none" w:sz="0" w:space="0" w:color="auto"/>
        <w:left w:val="none" w:sz="0" w:space="0" w:color="auto"/>
        <w:bottom w:val="none" w:sz="0" w:space="0" w:color="auto"/>
        <w:right w:val="none" w:sz="0" w:space="0" w:color="auto"/>
      </w:divBdr>
    </w:div>
    <w:div w:id="2089691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3.jpeg"/><Relationship Id="rId26" Type="http://schemas.openxmlformats.org/officeDocument/2006/relationships/footer" Target="footer5.xml"/><Relationship Id="rId3" Type="http://schemas.openxmlformats.org/officeDocument/2006/relationships/styles" Target="styles.xml"/><Relationship Id="rId21" Type="http://schemas.openxmlformats.org/officeDocument/2006/relationships/hyperlink" Target="https://wiki.nci.nih.gov/x/YwI8Cg"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2.jpeg"/><Relationship Id="rId25" Type="http://schemas.openxmlformats.org/officeDocument/2006/relationships/hyperlink" Target="http://cbiit-download.nci.nih.gov/aim/releases/AIM_WS/4.1.0.0/AIM_WS_4.1.0.0_x86.rar" TargetMode="External"/><Relationship Id="rId2" Type="http://schemas.openxmlformats.org/officeDocument/2006/relationships/numbering" Target="numbering.xml"/><Relationship Id="rId16" Type="http://schemas.openxmlformats.org/officeDocument/2006/relationships/image" Target="media/image1.jpeg"/><Relationship Id="rId20" Type="http://schemas.openxmlformats.org/officeDocument/2006/relationships/hyperlink" Target="https://wiki.nci.nih.gov/x/goB8C"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tracker.nci.nih.gov/browse/AIM" TargetMode="Externa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hyperlink" Target="https://tracker.nci.nih.gov/browse/AIMWS" TargetMode="Externa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yperlink" Target="https://wiki.nci.nih.gov/x/AYX8CQ" TargetMode="Externa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tracker.nci.nih.gov/browse/AIMES"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E06AE0-27B4-40FC-A117-8AF13B21D8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2365</Words>
  <Characters>13484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lastModifiedBy/>
  <cp:revision>1</cp:revision>
  <dcterms:created xsi:type="dcterms:W3CDTF">2013-12-19T00:28:00Z</dcterms:created>
  <dcterms:modified xsi:type="dcterms:W3CDTF">2013-12-19T00:29:00Z</dcterms:modified>
</cp:coreProperties>
</file>